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2A3D" w14:textId="77777777" w:rsidR="006A033C" w:rsidRPr="00132907" w:rsidRDefault="006A033C" w:rsidP="006A033C">
      <w:pPr>
        <w:pStyle w:val="Body"/>
        <w:rPr>
          <w:rFonts w:ascii="Arial" w:hAnsi="Arial"/>
          <w:b/>
          <w:bCs/>
          <w:color w:val="0000FF"/>
        </w:rPr>
      </w:pPr>
      <w:r w:rsidRPr="00132907">
        <w:rPr>
          <w:rFonts w:ascii="Arial" w:hAnsi="Arial"/>
          <w:b/>
          <w:bCs/>
          <w:color w:val="0000FF"/>
        </w:rPr>
        <w:t>[Instructions to COs: This ESA Tender Conditions template is to be used as part of the Standard procedure in R&amp;D Programmes]</w:t>
      </w:r>
    </w:p>
    <w:p w14:paraId="78844DFC" w14:textId="77777777" w:rsidR="00D25896" w:rsidRPr="00132907" w:rsidRDefault="00D25896" w:rsidP="00D25896">
      <w:pPr>
        <w:spacing w:line="240" w:lineRule="auto"/>
        <w:contextualSpacing/>
        <w:jc w:val="both"/>
        <w:rPr>
          <w:rFonts w:ascii="Arial" w:hAnsi="Arial" w:cs="Arial"/>
          <w:highlight w:val="yellow"/>
        </w:rPr>
      </w:pPr>
    </w:p>
    <w:p w14:paraId="07F353E6" w14:textId="77777777" w:rsidR="00D25896" w:rsidRPr="00132907" w:rsidRDefault="00D25896" w:rsidP="00D25896">
      <w:pPr>
        <w:autoSpaceDE w:val="0"/>
        <w:autoSpaceDN w:val="0"/>
        <w:adjustRightInd w:val="0"/>
        <w:spacing w:line="240" w:lineRule="auto"/>
        <w:contextualSpacing/>
        <w:jc w:val="both"/>
        <w:rPr>
          <w:rFonts w:ascii="Arial" w:hAnsi="Arial" w:cs="Arial"/>
          <w:color w:val="000000"/>
        </w:rPr>
      </w:pPr>
    </w:p>
    <w:p w14:paraId="4B9DC64D" w14:textId="4767CA6D" w:rsidR="00D25896" w:rsidRPr="00132907" w:rsidRDefault="006A033C" w:rsidP="006A033C">
      <w:pPr>
        <w:spacing w:line="240" w:lineRule="auto"/>
        <w:contextualSpacing/>
        <w:jc w:val="center"/>
        <w:rPr>
          <w:rFonts w:ascii="Arial" w:hAnsi="Arial" w:cs="Arial"/>
          <w:b/>
          <w:sz w:val="56"/>
          <w:szCs w:val="56"/>
          <w:u w:val="single"/>
        </w:rPr>
      </w:pPr>
      <w:r w:rsidRPr="00132907">
        <w:rPr>
          <w:rFonts w:ascii="Arial" w:hAnsi="Arial" w:cs="Arial"/>
          <w:b/>
          <w:sz w:val="56"/>
          <w:szCs w:val="56"/>
          <w:u w:val="single"/>
        </w:rPr>
        <w:t>ESA TENDER CONDITIONS</w:t>
      </w:r>
    </w:p>
    <w:p w14:paraId="30908484" w14:textId="77777777" w:rsidR="006A033C" w:rsidRPr="00132907" w:rsidRDefault="006A033C" w:rsidP="006A033C">
      <w:pPr>
        <w:spacing w:line="240" w:lineRule="auto"/>
        <w:contextualSpacing/>
        <w:jc w:val="center"/>
        <w:rPr>
          <w:rFonts w:ascii="Arial" w:hAnsi="Arial" w:cs="Arial"/>
          <w:b/>
          <w:u w:val="single"/>
        </w:rPr>
      </w:pPr>
    </w:p>
    <w:p w14:paraId="6CF57B69" w14:textId="77777777" w:rsidR="006A033C" w:rsidRPr="00132907" w:rsidRDefault="006A033C" w:rsidP="006A033C">
      <w:pPr>
        <w:jc w:val="both"/>
        <w:rPr>
          <w:rFonts w:ascii="Arial" w:hAnsi="Arial" w:cs="Arial"/>
        </w:rPr>
      </w:pPr>
      <w:r w:rsidRPr="00132907">
        <w:rPr>
          <w:rFonts w:ascii="Arial" w:hAnsi="Arial" w:cs="Arial"/>
        </w:rPr>
        <w:t>Nothing in or related to these Tender Conditions shall be deemed a waiver of any of the privileges and immunities of the Agency.</w:t>
      </w:r>
    </w:p>
    <w:p w14:paraId="0C6399A3"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650787E6" w14:textId="0F59D1D4" w:rsidR="006A033C" w:rsidRPr="00132907" w:rsidRDefault="006A033C">
      <w:pPr>
        <w:spacing w:after="160" w:line="259" w:lineRule="auto"/>
        <w:rPr>
          <w:rFonts w:ascii="Arial" w:hAnsi="Arial" w:cs="Arial"/>
          <w:b/>
          <w:color w:val="0000FF"/>
          <w:u w:val="single"/>
        </w:rPr>
      </w:pPr>
      <w:r w:rsidRPr="00132907">
        <w:rPr>
          <w:rFonts w:ascii="Arial" w:hAnsi="Arial" w:cs="Arial"/>
          <w:b/>
          <w:color w:val="0000FF"/>
          <w:u w:val="single"/>
        </w:rPr>
        <w:br w:type="page"/>
      </w:r>
    </w:p>
    <w:p w14:paraId="43BA90AD" w14:textId="77777777" w:rsidR="006A033C" w:rsidRPr="00132907" w:rsidRDefault="006A033C">
      <w:pPr>
        <w:spacing w:after="160" w:line="259" w:lineRule="auto"/>
        <w:rPr>
          <w:rFonts w:ascii="Arial" w:hAnsi="Arial" w:cs="Arial"/>
          <w:b/>
          <w:color w:val="0000FF"/>
          <w:u w:val="single"/>
        </w:rPr>
      </w:pPr>
    </w:p>
    <w:sdt>
      <w:sdtPr>
        <w:rPr>
          <w:rFonts w:ascii="Arial" w:eastAsiaTheme="minorEastAsia" w:hAnsi="Arial" w:cs="Arial"/>
          <w:lang w:val="en-GB"/>
        </w:rPr>
        <w:id w:val="1339341388"/>
        <w:docPartObj>
          <w:docPartGallery w:val="Table of Contents"/>
          <w:docPartUnique/>
        </w:docPartObj>
      </w:sdtPr>
      <w:sdtEndPr>
        <w:rPr>
          <w:b/>
          <w:bCs/>
        </w:rPr>
      </w:sdtEndPr>
      <w:sdtContent>
        <w:p w14:paraId="12035B18" w14:textId="77777777" w:rsidR="006A033C" w:rsidRPr="00132907" w:rsidRDefault="006A033C" w:rsidP="006A033C">
          <w:pPr>
            <w:pStyle w:val="TOCHeading"/>
            <w:rPr>
              <w:rFonts w:ascii="Arial" w:hAnsi="Arial" w:cs="Arial"/>
              <w:b/>
              <w:bCs/>
              <w:lang w:val="en-GB"/>
            </w:rPr>
          </w:pPr>
          <w:r w:rsidRPr="00132907">
            <w:rPr>
              <w:rFonts w:ascii="Arial" w:eastAsiaTheme="minorEastAsia" w:hAnsi="Arial" w:cs="Arial"/>
              <w:b/>
              <w:bCs/>
              <w:lang w:val="en-GB"/>
            </w:rPr>
            <w:t xml:space="preserve">Table of </w:t>
          </w:r>
          <w:r w:rsidRPr="00132907">
            <w:rPr>
              <w:rFonts w:ascii="Arial" w:hAnsi="Arial" w:cs="Arial"/>
              <w:b/>
              <w:bCs/>
              <w:lang w:val="en-GB"/>
            </w:rPr>
            <w:t>Contents</w:t>
          </w:r>
        </w:p>
        <w:p w14:paraId="2CD0A24D" w14:textId="54157242" w:rsidR="00341429" w:rsidRDefault="006A033C">
          <w:pPr>
            <w:pStyle w:val="TOC1"/>
            <w:tabs>
              <w:tab w:val="right" w:leader="dot" w:pos="9912"/>
            </w:tabs>
            <w:rPr>
              <w:rFonts w:asciiTheme="minorHAnsi" w:eastAsiaTheme="minorEastAsia" w:hAnsiTheme="minorHAnsi"/>
              <w:noProof/>
              <w:kern w:val="2"/>
              <w:lang w:eastAsia="en-GB"/>
              <w14:ligatures w14:val="standardContextual"/>
            </w:rPr>
          </w:pPr>
          <w:r w:rsidRPr="00132907">
            <w:rPr>
              <w:rFonts w:ascii="Arial" w:eastAsiaTheme="minorEastAsia" w:hAnsi="Arial" w:cs="Arial"/>
            </w:rPr>
            <w:fldChar w:fldCharType="begin"/>
          </w:r>
          <w:r w:rsidRPr="00132907">
            <w:rPr>
              <w:rFonts w:ascii="Arial" w:hAnsi="Arial" w:cs="Arial"/>
            </w:rPr>
            <w:instrText xml:space="preserve"> TOC \o "1-3" \h \z \u </w:instrText>
          </w:r>
          <w:r w:rsidRPr="00132907">
            <w:rPr>
              <w:rFonts w:ascii="Arial" w:eastAsiaTheme="minorEastAsia" w:hAnsi="Arial" w:cs="Arial"/>
            </w:rPr>
            <w:fldChar w:fldCharType="separate"/>
          </w:r>
          <w:hyperlink w:anchor="_Toc188889886" w:history="1">
            <w:r w:rsidR="00341429" w:rsidRPr="005F4039">
              <w:rPr>
                <w:rStyle w:val="Hyperlink"/>
                <w:rFonts w:ascii="Arial" w:hAnsi="Arial" w:cs="Arial"/>
                <w:b/>
                <w:bCs/>
                <w:noProof/>
              </w:rPr>
              <w:t>INTRODUCTION</w:t>
            </w:r>
            <w:r w:rsidR="00341429">
              <w:rPr>
                <w:noProof/>
                <w:webHidden/>
              </w:rPr>
              <w:tab/>
            </w:r>
            <w:r w:rsidR="00341429">
              <w:rPr>
                <w:noProof/>
                <w:webHidden/>
              </w:rPr>
              <w:fldChar w:fldCharType="begin"/>
            </w:r>
            <w:r w:rsidR="00341429">
              <w:rPr>
                <w:noProof/>
                <w:webHidden/>
              </w:rPr>
              <w:instrText xml:space="preserve"> PAGEREF _Toc188889886 \h </w:instrText>
            </w:r>
            <w:r w:rsidR="00341429">
              <w:rPr>
                <w:noProof/>
                <w:webHidden/>
              </w:rPr>
            </w:r>
            <w:r w:rsidR="00341429">
              <w:rPr>
                <w:noProof/>
                <w:webHidden/>
              </w:rPr>
              <w:fldChar w:fldCharType="separate"/>
            </w:r>
            <w:r w:rsidR="00E076DB">
              <w:rPr>
                <w:noProof/>
                <w:webHidden/>
              </w:rPr>
              <w:t>5</w:t>
            </w:r>
            <w:r w:rsidR="00341429">
              <w:rPr>
                <w:noProof/>
                <w:webHidden/>
              </w:rPr>
              <w:fldChar w:fldCharType="end"/>
            </w:r>
          </w:hyperlink>
        </w:p>
        <w:p w14:paraId="5AEF24A2" w14:textId="3CD053D4"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887" w:history="1">
            <w:r w:rsidRPr="005F4039">
              <w:rPr>
                <w:rStyle w:val="Hyperlink"/>
                <w:rFonts w:ascii="Arial" w:hAnsi="Arial" w:cs="Arial"/>
                <w:b/>
                <w:bCs/>
                <w:noProof/>
              </w:rPr>
              <w:t>PART 1 - CONDITIONS FOR PARTICIPATING IN A TENDER ACTION</w:t>
            </w:r>
            <w:r>
              <w:rPr>
                <w:noProof/>
                <w:webHidden/>
              </w:rPr>
              <w:tab/>
            </w:r>
            <w:r>
              <w:rPr>
                <w:noProof/>
                <w:webHidden/>
              </w:rPr>
              <w:fldChar w:fldCharType="begin"/>
            </w:r>
            <w:r>
              <w:rPr>
                <w:noProof/>
                <w:webHidden/>
              </w:rPr>
              <w:instrText xml:space="preserve"> PAGEREF _Toc188889887 \h </w:instrText>
            </w:r>
            <w:r>
              <w:rPr>
                <w:noProof/>
                <w:webHidden/>
              </w:rPr>
            </w:r>
            <w:r>
              <w:rPr>
                <w:noProof/>
                <w:webHidden/>
              </w:rPr>
              <w:fldChar w:fldCharType="separate"/>
            </w:r>
            <w:r w:rsidR="00E076DB">
              <w:rPr>
                <w:noProof/>
                <w:webHidden/>
              </w:rPr>
              <w:t>6</w:t>
            </w:r>
            <w:r>
              <w:rPr>
                <w:noProof/>
                <w:webHidden/>
              </w:rPr>
              <w:fldChar w:fldCharType="end"/>
            </w:r>
          </w:hyperlink>
        </w:p>
        <w:p w14:paraId="235D51B1" w14:textId="124224A8"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888" w:history="1">
            <w:r w:rsidRPr="005F4039">
              <w:rPr>
                <w:rStyle w:val="Hyperlink"/>
                <w:rFonts w:ascii="Arial" w:hAnsi="Arial" w:cs="Arial"/>
                <w:b/>
                <w:bCs/>
                <w:noProof/>
              </w:rPr>
              <w:t>1.1.</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Eligibility Requirements</w:t>
            </w:r>
            <w:r>
              <w:rPr>
                <w:noProof/>
                <w:webHidden/>
              </w:rPr>
              <w:tab/>
            </w:r>
            <w:r>
              <w:rPr>
                <w:noProof/>
                <w:webHidden/>
              </w:rPr>
              <w:fldChar w:fldCharType="begin"/>
            </w:r>
            <w:r>
              <w:rPr>
                <w:noProof/>
                <w:webHidden/>
              </w:rPr>
              <w:instrText xml:space="preserve"> PAGEREF _Toc188889888 \h </w:instrText>
            </w:r>
            <w:r>
              <w:rPr>
                <w:noProof/>
                <w:webHidden/>
              </w:rPr>
            </w:r>
            <w:r>
              <w:rPr>
                <w:noProof/>
                <w:webHidden/>
              </w:rPr>
              <w:fldChar w:fldCharType="separate"/>
            </w:r>
            <w:r w:rsidR="00E076DB">
              <w:rPr>
                <w:noProof/>
                <w:webHidden/>
              </w:rPr>
              <w:t>6</w:t>
            </w:r>
            <w:r>
              <w:rPr>
                <w:noProof/>
                <w:webHidden/>
              </w:rPr>
              <w:fldChar w:fldCharType="end"/>
            </w:r>
          </w:hyperlink>
        </w:p>
        <w:p w14:paraId="4E13A9EC" w14:textId="21456721"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889" w:history="1">
            <w:r w:rsidRPr="005F4039">
              <w:rPr>
                <w:rStyle w:val="Hyperlink"/>
                <w:rFonts w:ascii="Arial" w:hAnsi="Arial" w:cs="Arial"/>
                <w:b/>
                <w:bCs/>
                <w:noProof/>
              </w:rPr>
              <w:t>1.2.</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Registration Requirements</w:t>
            </w:r>
            <w:r>
              <w:rPr>
                <w:noProof/>
                <w:webHidden/>
              </w:rPr>
              <w:tab/>
            </w:r>
            <w:r>
              <w:rPr>
                <w:noProof/>
                <w:webHidden/>
              </w:rPr>
              <w:fldChar w:fldCharType="begin"/>
            </w:r>
            <w:r>
              <w:rPr>
                <w:noProof/>
                <w:webHidden/>
              </w:rPr>
              <w:instrText xml:space="preserve"> PAGEREF _Toc188889889 \h </w:instrText>
            </w:r>
            <w:r>
              <w:rPr>
                <w:noProof/>
                <w:webHidden/>
              </w:rPr>
            </w:r>
            <w:r>
              <w:rPr>
                <w:noProof/>
                <w:webHidden/>
              </w:rPr>
              <w:fldChar w:fldCharType="separate"/>
            </w:r>
            <w:r w:rsidR="00E076DB">
              <w:rPr>
                <w:noProof/>
                <w:webHidden/>
              </w:rPr>
              <w:t>6</w:t>
            </w:r>
            <w:r>
              <w:rPr>
                <w:noProof/>
                <w:webHidden/>
              </w:rPr>
              <w:fldChar w:fldCharType="end"/>
            </w:r>
          </w:hyperlink>
        </w:p>
        <w:p w14:paraId="636AAC88" w14:textId="463AC3A2"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890" w:history="1">
            <w:r w:rsidRPr="005F4039">
              <w:rPr>
                <w:rStyle w:val="Hyperlink"/>
                <w:rFonts w:ascii="Arial" w:hAnsi="Arial" w:cs="Arial"/>
                <w:b/>
                <w:bCs/>
                <w:noProof/>
              </w:rPr>
              <w:t>1.3.</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Right to Review</w:t>
            </w:r>
            <w:r>
              <w:rPr>
                <w:noProof/>
                <w:webHidden/>
              </w:rPr>
              <w:tab/>
            </w:r>
            <w:r>
              <w:rPr>
                <w:noProof/>
                <w:webHidden/>
              </w:rPr>
              <w:fldChar w:fldCharType="begin"/>
            </w:r>
            <w:r>
              <w:rPr>
                <w:noProof/>
                <w:webHidden/>
              </w:rPr>
              <w:instrText xml:space="preserve"> PAGEREF _Toc188889890 \h </w:instrText>
            </w:r>
            <w:r>
              <w:rPr>
                <w:noProof/>
                <w:webHidden/>
              </w:rPr>
            </w:r>
            <w:r>
              <w:rPr>
                <w:noProof/>
                <w:webHidden/>
              </w:rPr>
              <w:fldChar w:fldCharType="separate"/>
            </w:r>
            <w:r w:rsidR="00E076DB">
              <w:rPr>
                <w:noProof/>
                <w:webHidden/>
              </w:rPr>
              <w:t>6</w:t>
            </w:r>
            <w:r>
              <w:rPr>
                <w:noProof/>
                <w:webHidden/>
              </w:rPr>
              <w:fldChar w:fldCharType="end"/>
            </w:r>
          </w:hyperlink>
        </w:p>
        <w:p w14:paraId="0E69C988" w14:textId="7D671401"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891" w:history="1">
            <w:r w:rsidRPr="005F4039">
              <w:rPr>
                <w:rStyle w:val="Hyperlink"/>
                <w:rFonts w:ascii="Arial" w:hAnsi="Arial" w:cs="Arial"/>
                <w:b/>
                <w:bCs/>
                <w:noProof/>
              </w:rPr>
              <w:t>PART 2 - CONDITIONS FOR THE PRESENTATION AND SUBMISSION OF TENDERS</w:t>
            </w:r>
            <w:r>
              <w:rPr>
                <w:noProof/>
                <w:webHidden/>
              </w:rPr>
              <w:tab/>
            </w:r>
            <w:r>
              <w:rPr>
                <w:noProof/>
                <w:webHidden/>
              </w:rPr>
              <w:fldChar w:fldCharType="begin"/>
            </w:r>
            <w:r>
              <w:rPr>
                <w:noProof/>
                <w:webHidden/>
              </w:rPr>
              <w:instrText xml:space="preserve"> PAGEREF _Toc188889891 \h </w:instrText>
            </w:r>
            <w:r>
              <w:rPr>
                <w:noProof/>
                <w:webHidden/>
              </w:rPr>
            </w:r>
            <w:r>
              <w:rPr>
                <w:noProof/>
                <w:webHidden/>
              </w:rPr>
              <w:fldChar w:fldCharType="separate"/>
            </w:r>
            <w:r w:rsidR="00E076DB">
              <w:rPr>
                <w:noProof/>
                <w:webHidden/>
              </w:rPr>
              <w:t>8</w:t>
            </w:r>
            <w:r>
              <w:rPr>
                <w:noProof/>
                <w:webHidden/>
              </w:rPr>
              <w:fldChar w:fldCharType="end"/>
            </w:r>
          </w:hyperlink>
        </w:p>
        <w:p w14:paraId="0B651E02" w14:textId="5D5FD882"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892" w:history="1">
            <w:r w:rsidRPr="005F4039">
              <w:rPr>
                <w:rStyle w:val="Hyperlink"/>
                <w:rFonts w:ascii="Arial" w:hAnsi="Arial" w:cs="Arial"/>
                <w:b/>
                <w:bCs/>
                <w:noProof/>
              </w:rPr>
              <w:t>2.1.</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General standards of presentation</w:t>
            </w:r>
            <w:r>
              <w:rPr>
                <w:noProof/>
                <w:webHidden/>
              </w:rPr>
              <w:tab/>
            </w:r>
            <w:r>
              <w:rPr>
                <w:noProof/>
                <w:webHidden/>
              </w:rPr>
              <w:fldChar w:fldCharType="begin"/>
            </w:r>
            <w:r>
              <w:rPr>
                <w:noProof/>
                <w:webHidden/>
              </w:rPr>
              <w:instrText xml:space="preserve"> PAGEREF _Toc188889892 \h </w:instrText>
            </w:r>
            <w:r>
              <w:rPr>
                <w:noProof/>
                <w:webHidden/>
              </w:rPr>
            </w:r>
            <w:r>
              <w:rPr>
                <w:noProof/>
                <w:webHidden/>
              </w:rPr>
              <w:fldChar w:fldCharType="separate"/>
            </w:r>
            <w:r w:rsidR="00E076DB">
              <w:rPr>
                <w:noProof/>
                <w:webHidden/>
              </w:rPr>
              <w:t>8</w:t>
            </w:r>
            <w:r>
              <w:rPr>
                <w:noProof/>
                <w:webHidden/>
              </w:rPr>
              <w:fldChar w:fldCharType="end"/>
            </w:r>
          </w:hyperlink>
        </w:p>
        <w:p w14:paraId="413CDDA9" w14:textId="004F7262"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3" w:history="1">
            <w:r w:rsidRPr="005F4039">
              <w:rPr>
                <w:rStyle w:val="Hyperlink"/>
                <w:rFonts w:ascii="Arial" w:eastAsia="Arial" w:hAnsi="Arial" w:cs="Arial"/>
                <w:noProof/>
              </w:rPr>
              <w:t>2.1.1.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Length of tender documents</w:t>
            </w:r>
            <w:r>
              <w:rPr>
                <w:noProof/>
                <w:webHidden/>
              </w:rPr>
              <w:tab/>
            </w:r>
            <w:r>
              <w:rPr>
                <w:noProof/>
                <w:webHidden/>
              </w:rPr>
              <w:fldChar w:fldCharType="begin"/>
            </w:r>
            <w:r>
              <w:rPr>
                <w:noProof/>
                <w:webHidden/>
              </w:rPr>
              <w:instrText xml:space="preserve"> PAGEREF _Toc188889893 \h </w:instrText>
            </w:r>
            <w:r>
              <w:rPr>
                <w:noProof/>
                <w:webHidden/>
              </w:rPr>
            </w:r>
            <w:r>
              <w:rPr>
                <w:noProof/>
                <w:webHidden/>
              </w:rPr>
              <w:fldChar w:fldCharType="separate"/>
            </w:r>
            <w:r w:rsidR="00E076DB">
              <w:rPr>
                <w:noProof/>
                <w:webHidden/>
              </w:rPr>
              <w:t>8</w:t>
            </w:r>
            <w:r>
              <w:rPr>
                <w:noProof/>
                <w:webHidden/>
              </w:rPr>
              <w:fldChar w:fldCharType="end"/>
            </w:r>
          </w:hyperlink>
        </w:p>
        <w:p w14:paraId="5710794E" w14:textId="767EDE1C"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4" w:history="1">
            <w:r w:rsidRPr="005F4039">
              <w:rPr>
                <w:rStyle w:val="Hyperlink"/>
                <w:rFonts w:ascii="Arial" w:eastAsia="Arial" w:hAnsi="Arial" w:cs="Arial"/>
                <w:noProof/>
              </w:rPr>
              <w:t>2.1.2.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Language of tender</w:t>
            </w:r>
            <w:r>
              <w:rPr>
                <w:noProof/>
                <w:webHidden/>
              </w:rPr>
              <w:tab/>
            </w:r>
            <w:r>
              <w:rPr>
                <w:noProof/>
                <w:webHidden/>
              </w:rPr>
              <w:fldChar w:fldCharType="begin"/>
            </w:r>
            <w:r>
              <w:rPr>
                <w:noProof/>
                <w:webHidden/>
              </w:rPr>
              <w:instrText xml:space="preserve"> PAGEREF _Toc188889894 \h </w:instrText>
            </w:r>
            <w:r>
              <w:rPr>
                <w:noProof/>
                <w:webHidden/>
              </w:rPr>
            </w:r>
            <w:r>
              <w:rPr>
                <w:noProof/>
                <w:webHidden/>
              </w:rPr>
              <w:fldChar w:fldCharType="separate"/>
            </w:r>
            <w:r w:rsidR="00E076DB">
              <w:rPr>
                <w:noProof/>
                <w:webHidden/>
              </w:rPr>
              <w:t>8</w:t>
            </w:r>
            <w:r>
              <w:rPr>
                <w:noProof/>
                <w:webHidden/>
              </w:rPr>
              <w:fldChar w:fldCharType="end"/>
            </w:r>
          </w:hyperlink>
        </w:p>
        <w:p w14:paraId="2E0A882B" w14:textId="53FA71AA"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5" w:history="1">
            <w:r w:rsidRPr="005F4039">
              <w:rPr>
                <w:rStyle w:val="Hyperlink"/>
                <w:rFonts w:ascii="Arial" w:eastAsia="Arial" w:hAnsi="Arial" w:cs="Arial"/>
                <w:noProof/>
              </w:rPr>
              <w:t>2.1.3.</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Security marking of tender documents</w:t>
            </w:r>
            <w:r>
              <w:rPr>
                <w:noProof/>
                <w:webHidden/>
              </w:rPr>
              <w:tab/>
            </w:r>
            <w:r>
              <w:rPr>
                <w:noProof/>
                <w:webHidden/>
              </w:rPr>
              <w:fldChar w:fldCharType="begin"/>
            </w:r>
            <w:r>
              <w:rPr>
                <w:noProof/>
                <w:webHidden/>
              </w:rPr>
              <w:instrText xml:space="preserve"> PAGEREF _Toc188889895 \h </w:instrText>
            </w:r>
            <w:r>
              <w:rPr>
                <w:noProof/>
                <w:webHidden/>
              </w:rPr>
            </w:r>
            <w:r>
              <w:rPr>
                <w:noProof/>
                <w:webHidden/>
              </w:rPr>
              <w:fldChar w:fldCharType="separate"/>
            </w:r>
            <w:r w:rsidR="00E076DB">
              <w:rPr>
                <w:noProof/>
                <w:webHidden/>
              </w:rPr>
              <w:t>8</w:t>
            </w:r>
            <w:r>
              <w:rPr>
                <w:noProof/>
                <w:webHidden/>
              </w:rPr>
              <w:fldChar w:fldCharType="end"/>
            </w:r>
          </w:hyperlink>
        </w:p>
        <w:p w14:paraId="6516A380" w14:textId="4BB9A788"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896" w:history="1">
            <w:r w:rsidRPr="005F4039">
              <w:rPr>
                <w:rStyle w:val="Hyperlink"/>
                <w:rFonts w:ascii="Arial" w:hAnsi="Arial" w:cs="Arial"/>
                <w:b/>
                <w:bCs/>
                <w:noProof/>
              </w:rPr>
              <w:t>2.2.</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Formal Conditions, commitments, undertakings</w:t>
            </w:r>
            <w:r>
              <w:rPr>
                <w:noProof/>
                <w:webHidden/>
              </w:rPr>
              <w:tab/>
            </w:r>
            <w:r>
              <w:rPr>
                <w:noProof/>
                <w:webHidden/>
              </w:rPr>
              <w:fldChar w:fldCharType="begin"/>
            </w:r>
            <w:r>
              <w:rPr>
                <w:noProof/>
                <w:webHidden/>
              </w:rPr>
              <w:instrText xml:space="preserve"> PAGEREF _Toc188889896 \h </w:instrText>
            </w:r>
            <w:r>
              <w:rPr>
                <w:noProof/>
                <w:webHidden/>
              </w:rPr>
            </w:r>
            <w:r>
              <w:rPr>
                <w:noProof/>
                <w:webHidden/>
              </w:rPr>
              <w:fldChar w:fldCharType="separate"/>
            </w:r>
            <w:r w:rsidR="00E076DB">
              <w:rPr>
                <w:noProof/>
                <w:webHidden/>
              </w:rPr>
              <w:t>9</w:t>
            </w:r>
            <w:r>
              <w:rPr>
                <w:noProof/>
                <w:webHidden/>
              </w:rPr>
              <w:fldChar w:fldCharType="end"/>
            </w:r>
          </w:hyperlink>
        </w:p>
        <w:p w14:paraId="308B4316" w14:textId="0230999E"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7" w:history="1">
            <w:r w:rsidRPr="005F4039">
              <w:rPr>
                <w:rStyle w:val="Hyperlink"/>
                <w:rFonts w:ascii="Arial" w:eastAsia="Arial" w:hAnsi="Arial" w:cs="Arial"/>
                <w:noProof/>
              </w:rPr>
              <w:t>2.2.1.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Certification of eligibility</w:t>
            </w:r>
            <w:r>
              <w:rPr>
                <w:noProof/>
                <w:webHidden/>
              </w:rPr>
              <w:tab/>
            </w:r>
            <w:r>
              <w:rPr>
                <w:noProof/>
                <w:webHidden/>
              </w:rPr>
              <w:fldChar w:fldCharType="begin"/>
            </w:r>
            <w:r>
              <w:rPr>
                <w:noProof/>
                <w:webHidden/>
              </w:rPr>
              <w:instrText xml:space="preserve"> PAGEREF _Toc188889897 \h </w:instrText>
            </w:r>
            <w:r>
              <w:rPr>
                <w:noProof/>
                <w:webHidden/>
              </w:rPr>
            </w:r>
            <w:r>
              <w:rPr>
                <w:noProof/>
                <w:webHidden/>
              </w:rPr>
              <w:fldChar w:fldCharType="separate"/>
            </w:r>
            <w:r w:rsidR="00E076DB">
              <w:rPr>
                <w:noProof/>
                <w:webHidden/>
              </w:rPr>
              <w:t>9</w:t>
            </w:r>
            <w:r>
              <w:rPr>
                <w:noProof/>
                <w:webHidden/>
              </w:rPr>
              <w:fldChar w:fldCharType="end"/>
            </w:r>
          </w:hyperlink>
        </w:p>
        <w:p w14:paraId="699977CF" w14:textId="1AEE04A4"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8" w:history="1">
            <w:r w:rsidRPr="005F4039">
              <w:rPr>
                <w:rStyle w:val="Hyperlink"/>
                <w:rFonts w:ascii="Arial" w:eastAsia="Arial" w:hAnsi="Arial" w:cs="Arial"/>
                <w:noProof/>
              </w:rPr>
              <w:t>2.2.2.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General information on Tenderers’ status</w:t>
            </w:r>
            <w:r>
              <w:rPr>
                <w:noProof/>
                <w:webHidden/>
              </w:rPr>
              <w:tab/>
            </w:r>
            <w:r>
              <w:rPr>
                <w:noProof/>
                <w:webHidden/>
              </w:rPr>
              <w:fldChar w:fldCharType="begin"/>
            </w:r>
            <w:r>
              <w:rPr>
                <w:noProof/>
                <w:webHidden/>
              </w:rPr>
              <w:instrText xml:space="preserve"> PAGEREF _Toc188889898 \h </w:instrText>
            </w:r>
            <w:r>
              <w:rPr>
                <w:noProof/>
                <w:webHidden/>
              </w:rPr>
            </w:r>
            <w:r>
              <w:rPr>
                <w:noProof/>
                <w:webHidden/>
              </w:rPr>
              <w:fldChar w:fldCharType="separate"/>
            </w:r>
            <w:r w:rsidR="00E076DB">
              <w:rPr>
                <w:noProof/>
                <w:webHidden/>
              </w:rPr>
              <w:t>9</w:t>
            </w:r>
            <w:r>
              <w:rPr>
                <w:noProof/>
                <w:webHidden/>
              </w:rPr>
              <w:fldChar w:fldCharType="end"/>
            </w:r>
          </w:hyperlink>
        </w:p>
        <w:p w14:paraId="3F9631B7" w14:textId="5DC18E2C"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899" w:history="1">
            <w:r w:rsidRPr="005F4039">
              <w:rPr>
                <w:rStyle w:val="Hyperlink"/>
                <w:rFonts w:ascii="Arial" w:eastAsia="Arial" w:hAnsi="Arial" w:cs="Arial"/>
                <w:noProof/>
              </w:rPr>
              <w:t>2.2.3.</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Certification of free competition</w:t>
            </w:r>
            <w:r>
              <w:rPr>
                <w:noProof/>
                <w:webHidden/>
              </w:rPr>
              <w:tab/>
            </w:r>
            <w:r>
              <w:rPr>
                <w:noProof/>
                <w:webHidden/>
              </w:rPr>
              <w:fldChar w:fldCharType="begin"/>
            </w:r>
            <w:r>
              <w:rPr>
                <w:noProof/>
                <w:webHidden/>
              </w:rPr>
              <w:instrText xml:space="preserve"> PAGEREF _Toc188889899 \h </w:instrText>
            </w:r>
            <w:r>
              <w:rPr>
                <w:noProof/>
                <w:webHidden/>
              </w:rPr>
            </w:r>
            <w:r>
              <w:rPr>
                <w:noProof/>
                <w:webHidden/>
              </w:rPr>
              <w:fldChar w:fldCharType="separate"/>
            </w:r>
            <w:r w:rsidR="00E076DB">
              <w:rPr>
                <w:noProof/>
                <w:webHidden/>
              </w:rPr>
              <w:t>9</w:t>
            </w:r>
            <w:r>
              <w:rPr>
                <w:noProof/>
                <w:webHidden/>
              </w:rPr>
              <w:fldChar w:fldCharType="end"/>
            </w:r>
          </w:hyperlink>
        </w:p>
        <w:p w14:paraId="7FFE1A6F" w14:textId="4D576735"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0" w:history="1">
            <w:r w:rsidRPr="005F4039">
              <w:rPr>
                <w:rStyle w:val="Hyperlink"/>
                <w:rFonts w:ascii="Arial" w:eastAsia="Arial" w:hAnsi="Arial" w:cs="Arial"/>
                <w:noProof/>
              </w:rPr>
              <w:t>2.2.4.</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Non-benefits requirements</w:t>
            </w:r>
            <w:r>
              <w:rPr>
                <w:noProof/>
                <w:webHidden/>
              </w:rPr>
              <w:tab/>
            </w:r>
            <w:r>
              <w:rPr>
                <w:noProof/>
                <w:webHidden/>
              </w:rPr>
              <w:fldChar w:fldCharType="begin"/>
            </w:r>
            <w:r>
              <w:rPr>
                <w:noProof/>
                <w:webHidden/>
              </w:rPr>
              <w:instrText xml:space="preserve"> PAGEREF _Toc188889900 \h </w:instrText>
            </w:r>
            <w:r>
              <w:rPr>
                <w:noProof/>
                <w:webHidden/>
              </w:rPr>
            </w:r>
            <w:r>
              <w:rPr>
                <w:noProof/>
                <w:webHidden/>
              </w:rPr>
              <w:fldChar w:fldCharType="separate"/>
            </w:r>
            <w:r w:rsidR="00E076DB">
              <w:rPr>
                <w:noProof/>
                <w:webHidden/>
              </w:rPr>
              <w:t>10</w:t>
            </w:r>
            <w:r>
              <w:rPr>
                <w:noProof/>
                <w:webHidden/>
              </w:rPr>
              <w:fldChar w:fldCharType="end"/>
            </w:r>
          </w:hyperlink>
        </w:p>
        <w:p w14:paraId="5249162D" w14:textId="1FAD7C70"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1" w:history="1">
            <w:r w:rsidRPr="005F4039">
              <w:rPr>
                <w:rStyle w:val="Hyperlink"/>
                <w:rFonts w:ascii="Arial" w:eastAsia="Arial" w:hAnsi="Arial" w:cs="Arial"/>
                <w:noProof/>
              </w:rPr>
              <w:t>2.2.5.</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Restriction on publicity actions</w:t>
            </w:r>
            <w:r>
              <w:rPr>
                <w:noProof/>
                <w:webHidden/>
              </w:rPr>
              <w:tab/>
            </w:r>
            <w:r>
              <w:rPr>
                <w:noProof/>
                <w:webHidden/>
              </w:rPr>
              <w:fldChar w:fldCharType="begin"/>
            </w:r>
            <w:r>
              <w:rPr>
                <w:noProof/>
                <w:webHidden/>
              </w:rPr>
              <w:instrText xml:space="preserve"> PAGEREF _Toc188889901 \h </w:instrText>
            </w:r>
            <w:r>
              <w:rPr>
                <w:noProof/>
                <w:webHidden/>
              </w:rPr>
            </w:r>
            <w:r>
              <w:rPr>
                <w:noProof/>
                <w:webHidden/>
              </w:rPr>
              <w:fldChar w:fldCharType="separate"/>
            </w:r>
            <w:r w:rsidR="00E076DB">
              <w:rPr>
                <w:noProof/>
                <w:webHidden/>
              </w:rPr>
              <w:t>10</w:t>
            </w:r>
            <w:r>
              <w:rPr>
                <w:noProof/>
                <w:webHidden/>
              </w:rPr>
              <w:fldChar w:fldCharType="end"/>
            </w:r>
          </w:hyperlink>
        </w:p>
        <w:p w14:paraId="58E48DF2" w14:textId="509F7AA4"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2" w:history="1">
            <w:r w:rsidRPr="005F4039">
              <w:rPr>
                <w:rStyle w:val="Hyperlink"/>
                <w:rFonts w:ascii="Arial" w:eastAsia="Arial" w:hAnsi="Arial" w:cs="Arial"/>
                <w:noProof/>
              </w:rPr>
              <w:t>2.2.6.</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Validity period of tender</w:t>
            </w:r>
            <w:r>
              <w:rPr>
                <w:noProof/>
                <w:webHidden/>
              </w:rPr>
              <w:tab/>
            </w:r>
            <w:r>
              <w:rPr>
                <w:noProof/>
                <w:webHidden/>
              </w:rPr>
              <w:fldChar w:fldCharType="begin"/>
            </w:r>
            <w:r>
              <w:rPr>
                <w:noProof/>
                <w:webHidden/>
              </w:rPr>
              <w:instrText xml:space="preserve"> PAGEREF _Toc188889902 \h </w:instrText>
            </w:r>
            <w:r>
              <w:rPr>
                <w:noProof/>
                <w:webHidden/>
              </w:rPr>
            </w:r>
            <w:r>
              <w:rPr>
                <w:noProof/>
                <w:webHidden/>
              </w:rPr>
              <w:fldChar w:fldCharType="separate"/>
            </w:r>
            <w:r w:rsidR="00E076DB">
              <w:rPr>
                <w:noProof/>
                <w:webHidden/>
              </w:rPr>
              <w:t>10</w:t>
            </w:r>
            <w:r>
              <w:rPr>
                <w:noProof/>
                <w:webHidden/>
              </w:rPr>
              <w:fldChar w:fldCharType="end"/>
            </w:r>
          </w:hyperlink>
        </w:p>
        <w:p w14:paraId="53264F56" w14:textId="156026BA"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3" w:history="1">
            <w:r w:rsidRPr="005F4039">
              <w:rPr>
                <w:rStyle w:val="Hyperlink"/>
                <w:rFonts w:ascii="Arial" w:eastAsia="Arial" w:hAnsi="Arial" w:cs="Arial"/>
                <w:noProof/>
              </w:rPr>
              <w:t>2.2.7.</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Period for tender preparation</w:t>
            </w:r>
            <w:r>
              <w:rPr>
                <w:noProof/>
                <w:webHidden/>
              </w:rPr>
              <w:tab/>
            </w:r>
            <w:r>
              <w:rPr>
                <w:noProof/>
                <w:webHidden/>
              </w:rPr>
              <w:fldChar w:fldCharType="begin"/>
            </w:r>
            <w:r>
              <w:rPr>
                <w:noProof/>
                <w:webHidden/>
              </w:rPr>
              <w:instrText xml:space="preserve"> PAGEREF _Toc188889903 \h </w:instrText>
            </w:r>
            <w:r>
              <w:rPr>
                <w:noProof/>
                <w:webHidden/>
              </w:rPr>
            </w:r>
            <w:r>
              <w:rPr>
                <w:noProof/>
                <w:webHidden/>
              </w:rPr>
              <w:fldChar w:fldCharType="separate"/>
            </w:r>
            <w:r w:rsidR="00E076DB">
              <w:rPr>
                <w:noProof/>
                <w:webHidden/>
              </w:rPr>
              <w:t>11</w:t>
            </w:r>
            <w:r>
              <w:rPr>
                <w:noProof/>
                <w:webHidden/>
              </w:rPr>
              <w:fldChar w:fldCharType="end"/>
            </w:r>
          </w:hyperlink>
        </w:p>
        <w:p w14:paraId="7FBE6896" w14:textId="20B3524C"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4" w:history="1">
            <w:r w:rsidRPr="005F4039">
              <w:rPr>
                <w:rStyle w:val="Hyperlink"/>
                <w:rFonts w:ascii="Arial" w:eastAsia="Arial" w:hAnsi="Arial" w:cs="Arial"/>
                <w:noProof/>
              </w:rPr>
              <w:t>2.2.8.</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Right to audit</w:t>
            </w:r>
            <w:r>
              <w:rPr>
                <w:noProof/>
                <w:webHidden/>
              </w:rPr>
              <w:tab/>
            </w:r>
            <w:r>
              <w:rPr>
                <w:noProof/>
                <w:webHidden/>
              </w:rPr>
              <w:fldChar w:fldCharType="begin"/>
            </w:r>
            <w:r>
              <w:rPr>
                <w:noProof/>
                <w:webHidden/>
              </w:rPr>
              <w:instrText xml:space="preserve"> PAGEREF _Toc188889904 \h </w:instrText>
            </w:r>
            <w:r>
              <w:rPr>
                <w:noProof/>
                <w:webHidden/>
              </w:rPr>
            </w:r>
            <w:r>
              <w:rPr>
                <w:noProof/>
                <w:webHidden/>
              </w:rPr>
              <w:fldChar w:fldCharType="separate"/>
            </w:r>
            <w:r w:rsidR="00E076DB">
              <w:rPr>
                <w:noProof/>
                <w:webHidden/>
              </w:rPr>
              <w:t>11</w:t>
            </w:r>
            <w:r>
              <w:rPr>
                <w:noProof/>
                <w:webHidden/>
              </w:rPr>
              <w:fldChar w:fldCharType="end"/>
            </w:r>
          </w:hyperlink>
        </w:p>
        <w:p w14:paraId="46BF343C" w14:textId="456D30B5"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5" w:history="1">
            <w:r w:rsidRPr="005F4039">
              <w:rPr>
                <w:rStyle w:val="Hyperlink"/>
                <w:rFonts w:ascii="Arial" w:eastAsia="Arial" w:hAnsi="Arial" w:cs="Arial"/>
                <w:noProof/>
              </w:rPr>
              <w:t>2.2.9.</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Negotiation prior to Contract award</w:t>
            </w:r>
            <w:r>
              <w:rPr>
                <w:noProof/>
                <w:webHidden/>
              </w:rPr>
              <w:tab/>
            </w:r>
            <w:r>
              <w:rPr>
                <w:noProof/>
                <w:webHidden/>
              </w:rPr>
              <w:fldChar w:fldCharType="begin"/>
            </w:r>
            <w:r>
              <w:rPr>
                <w:noProof/>
                <w:webHidden/>
              </w:rPr>
              <w:instrText xml:space="preserve"> PAGEREF _Toc188889905 \h </w:instrText>
            </w:r>
            <w:r>
              <w:rPr>
                <w:noProof/>
                <w:webHidden/>
              </w:rPr>
            </w:r>
            <w:r>
              <w:rPr>
                <w:noProof/>
                <w:webHidden/>
              </w:rPr>
              <w:fldChar w:fldCharType="separate"/>
            </w:r>
            <w:r w:rsidR="00E076DB">
              <w:rPr>
                <w:noProof/>
                <w:webHidden/>
              </w:rPr>
              <w:t>12</w:t>
            </w:r>
            <w:r>
              <w:rPr>
                <w:noProof/>
                <w:webHidden/>
              </w:rPr>
              <w:fldChar w:fldCharType="end"/>
            </w:r>
          </w:hyperlink>
        </w:p>
        <w:p w14:paraId="3043B172" w14:textId="5528F0A4"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6" w:history="1">
            <w:r w:rsidRPr="005F4039">
              <w:rPr>
                <w:rStyle w:val="Hyperlink"/>
                <w:rFonts w:ascii="Arial" w:eastAsia="Arial" w:hAnsi="Arial" w:cs="Arial"/>
                <w:noProof/>
              </w:rPr>
              <w:t>2.2.10.</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Retention of tenders</w:t>
            </w:r>
            <w:r>
              <w:rPr>
                <w:noProof/>
                <w:webHidden/>
              </w:rPr>
              <w:tab/>
            </w:r>
            <w:r>
              <w:rPr>
                <w:noProof/>
                <w:webHidden/>
              </w:rPr>
              <w:fldChar w:fldCharType="begin"/>
            </w:r>
            <w:r>
              <w:rPr>
                <w:noProof/>
                <w:webHidden/>
              </w:rPr>
              <w:instrText xml:space="preserve"> PAGEREF _Toc188889906 \h </w:instrText>
            </w:r>
            <w:r>
              <w:rPr>
                <w:noProof/>
                <w:webHidden/>
              </w:rPr>
            </w:r>
            <w:r>
              <w:rPr>
                <w:noProof/>
                <w:webHidden/>
              </w:rPr>
              <w:fldChar w:fldCharType="separate"/>
            </w:r>
            <w:r w:rsidR="00E076DB">
              <w:rPr>
                <w:noProof/>
                <w:webHidden/>
              </w:rPr>
              <w:t>12</w:t>
            </w:r>
            <w:r>
              <w:rPr>
                <w:noProof/>
                <w:webHidden/>
              </w:rPr>
              <w:fldChar w:fldCharType="end"/>
            </w:r>
          </w:hyperlink>
        </w:p>
        <w:p w14:paraId="2FFB3F7A" w14:textId="2F769E2B"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7" w:history="1">
            <w:r w:rsidRPr="005F4039">
              <w:rPr>
                <w:rStyle w:val="Hyperlink"/>
                <w:rFonts w:ascii="Arial" w:eastAsia="Arial" w:hAnsi="Arial" w:cs="Arial"/>
                <w:noProof/>
              </w:rPr>
              <w:t>2.2.11.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Non reimbursement of tender expenses</w:t>
            </w:r>
            <w:r>
              <w:rPr>
                <w:noProof/>
                <w:webHidden/>
              </w:rPr>
              <w:tab/>
            </w:r>
            <w:r>
              <w:rPr>
                <w:noProof/>
                <w:webHidden/>
              </w:rPr>
              <w:fldChar w:fldCharType="begin"/>
            </w:r>
            <w:r>
              <w:rPr>
                <w:noProof/>
                <w:webHidden/>
              </w:rPr>
              <w:instrText xml:space="preserve"> PAGEREF _Toc188889907 \h </w:instrText>
            </w:r>
            <w:r>
              <w:rPr>
                <w:noProof/>
                <w:webHidden/>
              </w:rPr>
            </w:r>
            <w:r>
              <w:rPr>
                <w:noProof/>
                <w:webHidden/>
              </w:rPr>
              <w:fldChar w:fldCharType="separate"/>
            </w:r>
            <w:r w:rsidR="00E076DB">
              <w:rPr>
                <w:noProof/>
                <w:webHidden/>
              </w:rPr>
              <w:t>12</w:t>
            </w:r>
            <w:r>
              <w:rPr>
                <w:noProof/>
                <w:webHidden/>
              </w:rPr>
              <w:fldChar w:fldCharType="end"/>
            </w:r>
          </w:hyperlink>
        </w:p>
        <w:p w14:paraId="54BEF5B9" w14:textId="06B7714B"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08" w:history="1">
            <w:r w:rsidRPr="005F4039">
              <w:rPr>
                <w:rStyle w:val="Hyperlink"/>
                <w:rFonts w:ascii="Arial" w:eastAsia="Arial" w:hAnsi="Arial" w:cs="Arial"/>
                <w:noProof/>
              </w:rPr>
              <w:t>2.2.12.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Non commitment by the Agency</w:t>
            </w:r>
            <w:r>
              <w:rPr>
                <w:noProof/>
                <w:webHidden/>
              </w:rPr>
              <w:tab/>
            </w:r>
            <w:r>
              <w:rPr>
                <w:noProof/>
                <w:webHidden/>
              </w:rPr>
              <w:fldChar w:fldCharType="begin"/>
            </w:r>
            <w:r>
              <w:rPr>
                <w:noProof/>
                <w:webHidden/>
              </w:rPr>
              <w:instrText xml:space="preserve"> PAGEREF _Toc188889908 \h </w:instrText>
            </w:r>
            <w:r>
              <w:rPr>
                <w:noProof/>
                <w:webHidden/>
              </w:rPr>
            </w:r>
            <w:r>
              <w:rPr>
                <w:noProof/>
                <w:webHidden/>
              </w:rPr>
              <w:fldChar w:fldCharType="separate"/>
            </w:r>
            <w:r w:rsidR="00E076DB">
              <w:rPr>
                <w:noProof/>
                <w:webHidden/>
              </w:rPr>
              <w:t>12</w:t>
            </w:r>
            <w:r>
              <w:rPr>
                <w:noProof/>
                <w:webHidden/>
              </w:rPr>
              <w:fldChar w:fldCharType="end"/>
            </w:r>
          </w:hyperlink>
        </w:p>
        <w:p w14:paraId="3CE5A235" w14:textId="048AACE6"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09" w:history="1">
            <w:r w:rsidRPr="005F4039">
              <w:rPr>
                <w:rStyle w:val="Hyperlink"/>
                <w:rFonts w:ascii="Arial" w:hAnsi="Arial" w:cs="Arial"/>
                <w:b/>
                <w:bCs/>
                <w:noProof/>
              </w:rPr>
              <w:t>2.3.</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Conditions relating to subcontracts</w:t>
            </w:r>
            <w:r>
              <w:rPr>
                <w:noProof/>
                <w:webHidden/>
              </w:rPr>
              <w:tab/>
            </w:r>
            <w:r>
              <w:rPr>
                <w:noProof/>
                <w:webHidden/>
              </w:rPr>
              <w:fldChar w:fldCharType="begin"/>
            </w:r>
            <w:r>
              <w:rPr>
                <w:noProof/>
                <w:webHidden/>
              </w:rPr>
              <w:instrText xml:space="preserve"> PAGEREF _Toc188889909 \h </w:instrText>
            </w:r>
            <w:r>
              <w:rPr>
                <w:noProof/>
                <w:webHidden/>
              </w:rPr>
            </w:r>
            <w:r>
              <w:rPr>
                <w:noProof/>
                <w:webHidden/>
              </w:rPr>
              <w:fldChar w:fldCharType="separate"/>
            </w:r>
            <w:r w:rsidR="00E076DB">
              <w:rPr>
                <w:noProof/>
                <w:webHidden/>
              </w:rPr>
              <w:t>13</w:t>
            </w:r>
            <w:r>
              <w:rPr>
                <w:noProof/>
                <w:webHidden/>
              </w:rPr>
              <w:fldChar w:fldCharType="end"/>
            </w:r>
          </w:hyperlink>
        </w:p>
        <w:p w14:paraId="508CA997" w14:textId="4283A32A"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10" w:history="1">
            <w:r w:rsidRPr="005F4039">
              <w:rPr>
                <w:rStyle w:val="Hyperlink"/>
                <w:rFonts w:ascii="Arial" w:eastAsia="Arial" w:hAnsi="Arial" w:cs="Arial"/>
                <w:noProof/>
              </w:rPr>
              <w:t>2.3.1.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Placing of subcontracts</w:t>
            </w:r>
            <w:r>
              <w:rPr>
                <w:noProof/>
                <w:webHidden/>
              </w:rPr>
              <w:tab/>
            </w:r>
            <w:r>
              <w:rPr>
                <w:noProof/>
                <w:webHidden/>
              </w:rPr>
              <w:fldChar w:fldCharType="begin"/>
            </w:r>
            <w:r>
              <w:rPr>
                <w:noProof/>
                <w:webHidden/>
              </w:rPr>
              <w:instrText xml:space="preserve"> PAGEREF _Toc188889910 \h </w:instrText>
            </w:r>
            <w:r>
              <w:rPr>
                <w:noProof/>
                <w:webHidden/>
              </w:rPr>
            </w:r>
            <w:r>
              <w:rPr>
                <w:noProof/>
                <w:webHidden/>
              </w:rPr>
              <w:fldChar w:fldCharType="separate"/>
            </w:r>
            <w:r w:rsidR="00E076DB">
              <w:rPr>
                <w:noProof/>
                <w:webHidden/>
              </w:rPr>
              <w:t>13</w:t>
            </w:r>
            <w:r>
              <w:rPr>
                <w:noProof/>
                <w:webHidden/>
              </w:rPr>
              <w:fldChar w:fldCharType="end"/>
            </w:r>
          </w:hyperlink>
        </w:p>
        <w:p w14:paraId="3F52D3A2" w14:textId="4C57D239"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11" w:history="1">
            <w:r w:rsidRPr="005F4039">
              <w:rPr>
                <w:rStyle w:val="Hyperlink"/>
                <w:rFonts w:ascii="Arial" w:eastAsia="Arial" w:hAnsi="Arial" w:cs="Arial"/>
                <w:noProof/>
              </w:rPr>
              <w:t>2.3.2.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Information on subcontracts</w:t>
            </w:r>
            <w:r>
              <w:rPr>
                <w:noProof/>
                <w:webHidden/>
              </w:rPr>
              <w:tab/>
            </w:r>
            <w:r>
              <w:rPr>
                <w:noProof/>
                <w:webHidden/>
              </w:rPr>
              <w:fldChar w:fldCharType="begin"/>
            </w:r>
            <w:r>
              <w:rPr>
                <w:noProof/>
                <w:webHidden/>
              </w:rPr>
              <w:instrText xml:space="preserve"> PAGEREF _Toc188889911 \h </w:instrText>
            </w:r>
            <w:r>
              <w:rPr>
                <w:noProof/>
                <w:webHidden/>
              </w:rPr>
            </w:r>
            <w:r>
              <w:rPr>
                <w:noProof/>
                <w:webHidden/>
              </w:rPr>
              <w:fldChar w:fldCharType="separate"/>
            </w:r>
            <w:r w:rsidR="00E076DB">
              <w:rPr>
                <w:noProof/>
                <w:webHidden/>
              </w:rPr>
              <w:t>13</w:t>
            </w:r>
            <w:r>
              <w:rPr>
                <w:noProof/>
                <w:webHidden/>
              </w:rPr>
              <w:fldChar w:fldCharType="end"/>
            </w:r>
          </w:hyperlink>
        </w:p>
        <w:p w14:paraId="678DB628" w14:textId="12B48E6F"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2" w:history="1">
            <w:r w:rsidRPr="005F4039">
              <w:rPr>
                <w:rStyle w:val="Hyperlink"/>
                <w:rFonts w:ascii="Arial" w:hAnsi="Arial" w:cs="Arial"/>
                <w:b/>
                <w:bCs/>
                <w:noProof/>
              </w:rPr>
              <w:t>2.4.</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Notification of Interest to tender</w:t>
            </w:r>
            <w:r>
              <w:rPr>
                <w:noProof/>
                <w:webHidden/>
              </w:rPr>
              <w:tab/>
            </w:r>
            <w:r>
              <w:rPr>
                <w:noProof/>
                <w:webHidden/>
              </w:rPr>
              <w:fldChar w:fldCharType="begin"/>
            </w:r>
            <w:r>
              <w:rPr>
                <w:noProof/>
                <w:webHidden/>
              </w:rPr>
              <w:instrText xml:space="preserve"> PAGEREF _Toc188889912 \h </w:instrText>
            </w:r>
            <w:r>
              <w:rPr>
                <w:noProof/>
                <w:webHidden/>
              </w:rPr>
            </w:r>
            <w:r>
              <w:rPr>
                <w:noProof/>
                <w:webHidden/>
              </w:rPr>
              <w:fldChar w:fldCharType="separate"/>
            </w:r>
            <w:r w:rsidR="00E076DB">
              <w:rPr>
                <w:noProof/>
                <w:webHidden/>
              </w:rPr>
              <w:t>13</w:t>
            </w:r>
            <w:r>
              <w:rPr>
                <w:noProof/>
                <w:webHidden/>
              </w:rPr>
              <w:fldChar w:fldCharType="end"/>
            </w:r>
          </w:hyperlink>
        </w:p>
        <w:p w14:paraId="4292013C" w14:textId="3D4D31AE"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3" w:history="1">
            <w:r w:rsidRPr="005F4039">
              <w:rPr>
                <w:rStyle w:val="Hyperlink"/>
                <w:rFonts w:ascii="Arial" w:hAnsi="Arial" w:cs="Arial"/>
                <w:b/>
                <w:bCs/>
                <w:noProof/>
              </w:rPr>
              <w:t>2.5.</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Applicable Documents and/or Reference Documents subject to signature of NDU</w:t>
            </w:r>
            <w:r>
              <w:rPr>
                <w:noProof/>
                <w:webHidden/>
              </w:rPr>
              <w:tab/>
            </w:r>
            <w:r>
              <w:rPr>
                <w:noProof/>
                <w:webHidden/>
              </w:rPr>
              <w:fldChar w:fldCharType="begin"/>
            </w:r>
            <w:r>
              <w:rPr>
                <w:noProof/>
                <w:webHidden/>
              </w:rPr>
              <w:instrText xml:space="preserve"> PAGEREF _Toc188889913 \h </w:instrText>
            </w:r>
            <w:r>
              <w:rPr>
                <w:noProof/>
                <w:webHidden/>
              </w:rPr>
            </w:r>
            <w:r>
              <w:rPr>
                <w:noProof/>
                <w:webHidden/>
              </w:rPr>
              <w:fldChar w:fldCharType="separate"/>
            </w:r>
            <w:r w:rsidR="00E076DB">
              <w:rPr>
                <w:noProof/>
                <w:webHidden/>
              </w:rPr>
              <w:t>13</w:t>
            </w:r>
            <w:r>
              <w:rPr>
                <w:noProof/>
                <w:webHidden/>
              </w:rPr>
              <w:fldChar w:fldCharType="end"/>
            </w:r>
          </w:hyperlink>
        </w:p>
        <w:p w14:paraId="7646396E" w14:textId="6D9C5138"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4" w:history="1">
            <w:r w:rsidRPr="005F4039">
              <w:rPr>
                <w:rStyle w:val="Hyperlink"/>
                <w:rFonts w:ascii="Arial" w:hAnsi="Arial" w:cs="Arial"/>
                <w:b/>
                <w:bCs/>
                <w:noProof/>
              </w:rPr>
              <w:t>2.6.</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Amendment, withdrawal or resubmission of the tender</w:t>
            </w:r>
            <w:r>
              <w:rPr>
                <w:noProof/>
                <w:webHidden/>
              </w:rPr>
              <w:tab/>
            </w:r>
            <w:r>
              <w:rPr>
                <w:noProof/>
                <w:webHidden/>
              </w:rPr>
              <w:fldChar w:fldCharType="begin"/>
            </w:r>
            <w:r>
              <w:rPr>
                <w:noProof/>
                <w:webHidden/>
              </w:rPr>
              <w:instrText xml:space="preserve"> PAGEREF _Toc188889914 \h </w:instrText>
            </w:r>
            <w:r>
              <w:rPr>
                <w:noProof/>
                <w:webHidden/>
              </w:rPr>
            </w:r>
            <w:r>
              <w:rPr>
                <w:noProof/>
                <w:webHidden/>
              </w:rPr>
              <w:fldChar w:fldCharType="separate"/>
            </w:r>
            <w:r w:rsidR="00E076DB">
              <w:rPr>
                <w:noProof/>
                <w:webHidden/>
              </w:rPr>
              <w:t>14</w:t>
            </w:r>
            <w:r>
              <w:rPr>
                <w:noProof/>
                <w:webHidden/>
              </w:rPr>
              <w:fldChar w:fldCharType="end"/>
            </w:r>
          </w:hyperlink>
        </w:p>
        <w:p w14:paraId="7F161A9B" w14:textId="03818E0B"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5" w:history="1">
            <w:r w:rsidRPr="005F4039">
              <w:rPr>
                <w:rStyle w:val="Hyperlink"/>
                <w:rFonts w:ascii="Arial" w:hAnsi="Arial" w:cs="Arial"/>
                <w:b/>
                <w:bCs/>
                <w:noProof/>
              </w:rPr>
              <w:t>2.7.</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No contact with Agency staff or information about evaluation during evaluation period</w:t>
            </w:r>
            <w:r>
              <w:rPr>
                <w:noProof/>
                <w:webHidden/>
              </w:rPr>
              <w:tab/>
            </w:r>
            <w:r>
              <w:rPr>
                <w:noProof/>
                <w:webHidden/>
              </w:rPr>
              <w:fldChar w:fldCharType="begin"/>
            </w:r>
            <w:r>
              <w:rPr>
                <w:noProof/>
                <w:webHidden/>
              </w:rPr>
              <w:instrText xml:space="preserve"> PAGEREF _Toc188889915 \h </w:instrText>
            </w:r>
            <w:r>
              <w:rPr>
                <w:noProof/>
                <w:webHidden/>
              </w:rPr>
            </w:r>
            <w:r>
              <w:rPr>
                <w:noProof/>
                <w:webHidden/>
              </w:rPr>
              <w:fldChar w:fldCharType="separate"/>
            </w:r>
            <w:r w:rsidR="00E076DB">
              <w:rPr>
                <w:noProof/>
                <w:webHidden/>
              </w:rPr>
              <w:t>14</w:t>
            </w:r>
            <w:r>
              <w:rPr>
                <w:noProof/>
                <w:webHidden/>
              </w:rPr>
              <w:fldChar w:fldCharType="end"/>
            </w:r>
          </w:hyperlink>
        </w:p>
        <w:p w14:paraId="0E07B103" w14:textId="69EB9D30"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16" w:history="1">
            <w:r w:rsidRPr="005F4039">
              <w:rPr>
                <w:rStyle w:val="Hyperlink"/>
                <w:rFonts w:ascii="Arial" w:eastAsia="Arial" w:hAnsi="Arial" w:cs="Arial"/>
                <w:noProof/>
              </w:rPr>
              <w:t>2.7.1.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Information after tender evaluation</w:t>
            </w:r>
            <w:r>
              <w:rPr>
                <w:noProof/>
                <w:webHidden/>
              </w:rPr>
              <w:tab/>
            </w:r>
            <w:r>
              <w:rPr>
                <w:noProof/>
                <w:webHidden/>
              </w:rPr>
              <w:fldChar w:fldCharType="begin"/>
            </w:r>
            <w:r>
              <w:rPr>
                <w:noProof/>
                <w:webHidden/>
              </w:rPr>
              <w:instrText xml:space="preserve"> PAGEREF _Toc188889916 \h </w:instrText>
            </w:r>
            <w:r>
              <w:rPr>
                <w:noProof/>
                <w:webHidden/>
              </w:rPr>
            </w:r>
            <w:r>
              <w:rPr>
                <w:noProof/>
                <w:webHidden/>
              </w:rPr>
              <w:fldChar w:fldCharType="separate"/>
            </w:r>
            <w:r w:rsidR="00E076DB">
              <w:rPr>
                <w:noProof/>
                <w:webHidden/>
              </w:rPr>
              <w:t>14</w:t>
            </w:r>
            <w:r>
              <w:rPr>
                <w:noProof/>
                <w:webHidden/>
              </w:rPr>
              <w:fldChar w:fldCharType="end"/>
            </w:r>
          </w:hyperlink>
        </w:p>
        <w:p w14:paraId="581E6793" w14:textId="2BC04FC4"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7" w:history="1">
            <w:r w:rsidRPr="005F4039">
              <w:rPr>
                <w:rStyle w:val="Hyperlink"/>
                <w:rFonts w:ascii="Arial" w:hAnsi="Arial" w:cs="Arial"/>
                <w:b/>
                <w:bCs/>
                <w:noProof/>
              </w:rPr>
              <w:t>2.8.</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Submission conditions</w:t>
            </w:r>
            <w:r>
              <w:rPr>
                <w:noProof/>
                <w:webHidden/>
              </w:rPr>
              <w:tab/>
            </w:r>
            <w:r>
              <w:rPr>
                <w:noProof/>
                <w:webHidden/>
              </w:rPr>
              <w:fldChar w:fldCharType="begin"/>
            </w:r>
            <w:r>
              <w:rPr>
                <w:noProof/>
                <w:webHidden/>
              </w:rPr>
              <w:instrText xml:space="preserve"> PAGEREF _Toc188889917 \h </w:instrText>
            </w:r>
            <w:r>
              <w:rPr>
                <w:noProof/>
                <w:webHidden/>
              </w:rPr>
            </w:r>
            <w:r>
              <w:rPr>
                <w:noProof/>
                <w:webHidden/>
              </w:rPr>
              <w:fldChar w:fldCharType="separate"/>
            </w:r>
            <w:r w:rsidR="00E076DB">
              <w:rPr>
                <w:noProof/>
                <w:webHidden/>
              </w:rPr>
              <w:t>14</w:t>
            </w:r>
            <w:r>
              <w:rPr>
                <w:noProof/>
                <w:webHidden/>
              </w:rPr>
              <w:fldChar w:fldCharType="end"/>
            </w:r>
          </w:hyperlink>
        </w:p>
        <w:p w14:paraId="2178680B" w14:textId="02C79833"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18" w:history="1">
            <w:r w:rsidRPr="005F4039">
              <w:rPr>
                <w:rStyle w:val="Hyperlink"/>
                <w:rFonts w:ascii="Arial" w:hAnsi="Arial" w:cs="Arial"/>
                <w:b/>
                <w:bCs/>
                <w:noProof/>
              </w:rPr>
              <w:t>2.9.</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Conditions relating to security screening of Tenderers personnel</w:t>
            </w:r>
            <w:r>
              <w:rPr>
                <w:noProof/>
                <w:webHidden/>
              </w:rPr>
              <w:tab/>
            </w:r>
            <w:r>
              <w:rPr>
                <w:noProof/>
                <w:webHidden/>
              </w:rPr>
              <w:fldChar w:fldCharType="begin"/>
            </w:r>
            <w:r>
              <w:rPr>
                <w:noProof/>
                <w:webHidden/>
              </w:rPr>
              <w:instrText xml:space="preserve"> PAGEREF _Toc188889918 \h </w:instrText>
            </w:r>
            <w:r>
              <w:rPr>
                <w:noProof/>
                <w:webHidden/>
              </w:rPr>
            </w:r>
            <w:r>
              <w:rPr>
                <w:noProof/>
                <w:webHidden/>
              </w:rPr>
              <w:fldChar w:fldCharType="separate"/>
            </w:r>
            <w:r w:rsidR="00E076DB">
              <w:rPr>
                <w:noProof/>
                <w:webHidden/>
              </w:rPr>
              <w:t>15</w:t>
            </w:r>
            <w:r>
              <w:rPr>
                <w:noProof/>
                <w:webHidden/>
              </w:rPr>
              <w:fldChar w:fldCharType="end"/>
            </w:r>
          </w:hyperlink>
        </w:p>
        <w:p w14:paraId="233C2838" w14:textId="66FC78B8"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919" w:history="1">
            <w:r w:rsidRPr="005F4039">
              <w:rPr>
                <w:rStyle w:val="Hyperlink"/>
                <w:rFonts w:ascii="Arial" w:hAnsi="Arial" w:cs="Arial"/>
                <w:b/>
                <w:bCs/>
                <w:noProof/>
              </w:rPr>
              <w:t>PART 3 - CONDITIONS FOR THE STRUCTURE AND CONTENT OF A TENDER</w:t>
            </w:r>
            <w:r>
              <w:rPr>
                <w:noProof/>
                <w:webHidden/>
              </w:rPr>
              <w:tab/>
            </w:r>
            <w:r>
              <w:rPr>
                <w:noProof/>
                <w:webHidden/>
              </w:rPr>
              <w:fldChar w:fldCharType="begin"/>
            </w:r>
            <w:r>
              <w:rPr>
                <w:noProof/>
                <w:webHidden/>
              </w:rPr>
              <w:instrText xml:space="preserve"> PAGEREF _Toc188889919 \h </w:instrText>
            </w:r>
            <w:r>
              <w:rPr>
                <w:noProof/>
                <w:webHidden/>
              </w:rPr>
            </w:r>
            <w:r>
              <w:rPr>
                <w:noProof/>
                <w:webHidden/>
              </w:rPr>
              <w:fldChar w:fldCharType="separate"/>
            </w:r>
            <w:r w:rsidR="00E076DB">
              <w:rPr>
                <w:noProof/>
                <w:webHidden/>
              </w:rPr>
              <w:t>16</w:t>
            </w:r>
            <w:r>
              <w:rPr>
                <w:noProof/>
                <w:webHidden/>
              </w:rPr>
              <w:fldChar w:fldCharType="end"/>
            </w:r>
          </w:hyperlink>
        </w:p>
        <w:p w14:paraId="55DFA4FD" w14:textId="443FE1C3" w:rsidR="00341429" w:rsidRDefault="00341429">
          <w:pPr>
            <w:pStyle w:val="TOC2"/>
            <w:tabs>
              <w:tab w:val="right" w:leader="dot" w:pos="9912"/>
            </w:tabs>
            <w:rPr>
              <w:rFonts w:asciiTheme="minorHAnsi" w:hAnsiTheme="minorHAnsi" w:cstheme="minorBidi"/>
              <w:noProof/>
              <w:kern w:val="2"/>
              <w:lang w:val="en-GB" w:eastAsia="en-GB"/>
              <w14:ligatures w14:val="standardContextual"/>
            </w:rPr>
          </w:pPr>
          <w:hyperlink w:anchor="_Toc188889920" w:history="1">
            <w:r w:rsidRPr="005F4039">
              <w:rPr>
                <w:rStyle w:val="Hyperlink"/>
                <w:rFonts w:ascii="Arial" w:eastAsia="Arial" w:hAnsi="Arial" w:cs="Arial"/>
                <w:noProof/>
              </w:rPr>
              <w:t>Personal Data Protection</w:t>
            </w:r>
            <w:r>
              <w:rPr>
                <w:noProof/>
                <w:webHidden/>
              </w:rPr>
              <w:tab/>
            </w:r>
            <w:r>
              <w:rPr>
                <w:noProof/>
                <w:webHidden/>
              </w:rPr>
              <w:fldChar w:fldCharType="begin"/>
            </w:r>
            <w:r>
              <w:rPr>
                <w:noProof/>
                <w:webHidden/>
              </w:rPr>
              <w:instrText xml:space="preserve"> PAGEREF _Toc188889920 \h </w:instrText>
            </w:r>
            <w:r>
              <w:rPr>
                <w:noProof/>
                <w:webHidden/>
              </w:rPr>
            </w:r>
            <w:r>
              <w:rPr>
                <w:noProof/>
                <w:webHidden/>
              </w:rPr>
              <w:fldChar w:fldCharType="separate"/>
            </w:r>
            <w:r w:rsidR="00E076DB">
              <w:rPr>
                <w:noProof/>
                <w:webHidden/>
              </w:rPr>
              <w:t>16</w:t>
            </w:r>
            <w:r>
              <w:rPr>
                <w:noProof/>
                <w:webHidden/>
              </w:rPr>
              <w:fldChar w:fldCharType="end"/>
            </w:r>
          </w:hyperlink>
        </w:p>
        <w:p w14:paraId="7FC96409" w14:textId="538038FD"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21" w:history="1">
            <w:r w:rsidRPr="005F4039">
              <w:rPr>
                <w:rStyle w:val="Hyperlink"/>
                <w:rFonts w:ascii="Arial" w:hAnsi="Arial" w:cs="Arial"/>
                <w:b/>
                <w:bCs/>
                <w:noProof/>
              </w:rPr>
              <w:t>3.1.</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Tenderer’s Cover Letter</w:t>
            </w:r>
            <w:r>
              <w:rPr>
                <w:noProof/>
                <w:webHidden/>
              </w:rPr>
              <w:tab/>
            </w:r>
            <w:r>
              <w:rPr>
                <w:noProof/>
                <w:webHidden/>
              </w:rPr>
              <w:fldChar w:fldCharType="begin"/>
            </w:r>
            <w:r>
              <w:rPr>
                <w:noProof/>
                <w:webHidden/>
              </w:rPr>
              <w:instrText xml:space="preserve"> PAGEREF _Toc188889921 \h </w:instrText>
            </w:r>
            <w:r>
              <w:rPr>
                <w:noProof/>
                <w:webHidden/>
              </w:rPr>
            </w:r>
            <w:r>
              <w:rPr>
                <w:noProof/>
                <w:webHidden/>
              </w:rPr>
              <w:fldChar w:fldCharType="separate"/>
            </w:r>
            <w:r w:rsidR="00E076DB">
              <w:rPr>
                <w:noProof/>
                <w:webHidden/>
              </w:rPr>
              <w:t>17</w:t>
            </w:r>
            <w:r>
              <w:rPr>
                <w:noProof/>
                <w:webHidden/>
              </w:rPr>
              <w:fldChar w:fldCharType="end"/>
            </w:r>
          </w:hyperlink>
        </w:p>
        <w:p w14:paraId="6C0F9D36" w14:textId="095F0618"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22" w:history="1">
            <w:r w:rsidRPr="005F4039">
              <w:rPr>
                <w:rStyle w:val="Hyperlink"/>
                <w:rFonts w:ascii="Arial" w:hAnsi="Arial" w:cs="Arial"/>
                <w:b/>
                <w:bCs/>
                <w:noProof/>
              </w:rPr>
              <w:t>3.2.</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Technical Proposal</w:t>
            </w:r>
            <w:r>
              <w:rPr>
                <w:noProof/>
                <w:webHidden/>
              </w:rPr>
              <w:tab/>
            </w:r>
            <w:r>
              <w:rPr>
                <w:noProof/>
                <w:webHidden/>
              </w:rPr>
              <w:fldChar w:fldCharType="begin"/>
            </w:r>
            <w:r>
              <w:rPr>
                <w:noProof/>
                <w:webHidden/>
              </w:rPr>
              <w:instrText xml:space="preserve"> PAGEREF _Toc188889922 \h </w:instrText>
            </w:r>
            <w:r>
              <w:rPr>
                <w:noProof/>
                <w:webHidden/>
              </w:rPr>
            </w:r>
            <w:r>
              <w:rPr>
                <w:noProof/>
                <w:webHidden/>
              </w:rPr>
              <w:fldChar w:fldCharType="separate"/>
            </w:r>
            <w:r w:rsidR="00E076DB">
              <w:rPr>
                <w:noProof/>
                <w:webHidden/>
              </w:rPr>
              <w:t>17</w:t>
            </w:r>
            <w:r>
              <w:rPr>
                <w:noProof/>
                <w:webHidden/>
              </w:rPr>
              <w:fldChar w:fldCharType="end"/>
            </w:r>
          </w:hyperlink>
        </w:p>
        <w:p w14:paraId="2E0F08D8" w14:textId="5915190A"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23" w:history="1">
            <w:r w:rsidRPr="005F4039">
              <w:rPr>
                <w:rStyle w:val="Hyperlink"/>
                <w:rFonts w:ascii="Arial" w:hAnsi="Arial" w:cs="Arial"/>
                <w:b/>
                <w:bCs/>
                <w:noProof/>
              </w:rPr>
              <w:t>3.3.</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Management &amp; Administrative Proposal</w:t>
            </w:r>
            <w:r>
              <w:rPr>
                <w:noProof/>
                <w:webHidden/>
              </w:rPr>
              <w:tab/>
            </w:r>
            <w:r>
              <w:rPr>
                <w:noProof/>
                <w:webHidden/>
              </w:rPr>
              <w:fldChar w:fldCharType="begin"/>
            </w:r>
            <w:r>
              <w:rPr>
                <w:noProof/>
                <w:webHidden/>
              </w:rPr>
              <w:instrText xml:space="preserve"> PAGEREF _Toc188889923 \h </w:instrText>
            </w:r>
            <w:r>
              <w:rPr>
                <w:noProof/>
                <w:webHidden/>
              </w:rPr>
            </w:r>
            <w:r>
              <w:rPr>
                <w:noProof/>
                <w:webHidden/>
              </w:rPr>
              <w:fldChar w:fldCharType="separate"/>
            </w:r>
            <w:r w:rsidR="00E076DB">
              <w:rPr>
                <w:noProof/>
                <w:webHidden/>
              </w:rPr>
              <w:t>20</w:t>
            </w:r>
            <w:r>
              <w:rPr>
                <w:noProof/>
                <w:webHidden/>
              </w:rPr>
              <w:fldChar w:fldCharType="end"/>
            </w:r>
          </w:hyperlink>
        </w:p>
        <w:p w14:paraId="11D3136C" w14:textId="407EFC5D"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24" w:history="1">
            <w:r w:rsidRPr="005F4039">
              <w:rPr>
                <w:rStyle w:val="Hyperlink"/>
                <w:rFonts w:ascii="Arial" w:eastAsia="Arial" w:hAnsi="Arial" w:cs="Arial"/>
                <w:noProof/>
              </w:rPr>
              <w:t>3.3.1.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Organisation and management of the activity</w:t>
            </w:r>
            <w:r>
              <w:rPr>
                <w:noProof/>
                <w:webHidden/>
              </w:rPr>
              <w:tab/>
            </w:r>
            <w:r>
              <w:rPr>
                <w:noProof/>
                <w:webHidden/>
              </w:rPr>
              <w:fldChar w:fldCharType="begin"/>
            </w:r>
            <w:r>
              <w:rPr>
                <w:noProof/>
                <w:webHidden/>
              </w:rPr>
              <w:instrText xml:space="preserve"> PAGEREF _Toc188889924 \h </w:instrText>
            </w:r>
            <w:r>
              <w:rPr>
                <w:noProof/>
                <w:webHidden/>
              </w:rPr>
            </w:r>
            <w:r>
              <w:rPr>
                <w:noProof/>
                <w:webHidden/>
              </w:rPr>
              <w:fldChar w:fldCharType="separate"/>
            </w:r>
            <w:r w:rsidR="00E076DB">
              <w:rPr>
                <w:noProof/>
                <w:webHidden/>
              </w:rPr>
              <w:t>20</w:t>
            </w:r>
            <w:r>
              <w:rPr>
                <w:noProof/>
                <w:webHidden/>
              </w:rPr>
              <w:fldChar w:fldCharType="end"/>
            </w:r>
          </w:hyperlink>
        </w:p>
        <w:p w14:paraId="699CDE9D" w14:textId="57B492EE"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25" w:history="1">
            <w:r w:rsidRPr="005F4039">
              <w:rPr>
                <w:rStyle w:val="Hyperlink"/>
                <w:rFonts w:ascii="Arial" w:eastAsia="Arial" w:hAnsi="Arial" w:cs="Arial"/>
                <w:noProof/>
              </w:rPr>
              <w:t>3.3.2.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Use of Test Facilities</w:t>
            </w:r>
            <w:r>
              <w:rPr>
                <w:noProof/>
                <w:webHidden/>
              </w:rPr>
              <w:tab/>
            </w:r>
            <w:r>
              <w:rPr>
                <w:noProof/>
                <w:webHidden/>
              </w:rPr>
              <w:fldChar w:fldCharType="begin"/>
            </w:r>
            <w:r>
              <w:rPr>
                <w:noProof/>
                <w:webHidden/>
              </w:rPr>
              <w:instrText xml:space="preserve"> PAGEREF _Toc188889925 \h </w:instrText>
            </w:r>
            <w:r>
              <w:rPr>
                <w:noProof/>
                <w:webHidden/>
              </w:rPr>
            </w:r>
            <w:r>
              <w:rPr>
                <w:noProof/>
                <w:webHidden/>
              </w:rPr>
              <w:fldChar w:fldCharType="separate"/>
            </w:r>
            <w:r w:rsidR="00E076DB">
              <w:rPr>
                <w:noProof/>
                <w:webHidden/>
              </w:rPr>
              <w:t>21</w:t>
            </w:r>
            <w:r>
              <w:rPr>
                <w:noProof/>
                <w:webHidden/>
              </w:rPr>
              <w:fldChar w:fldCharType="end"/>
            </w:r>
          </w:hyperlink>
        </w:p>
        <w:p w14:paraId="421518B5" w14:textId="4CC69047"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26" w:history="1">
            <w:r w:rsidRPr="005F4039">
              <w:rPr>
                <w:rStyle w:val="Hyperlink"/>
                <w:rFonts w:ascii="Arial" w:eastAsia="Arial" w:hAnsi="Arial" w:cs="Arial"/>
                <w:noProof/>
              </w:rPr>
              <w:t>3.3.3.</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Key Personnel</w:t>
            </w:r>
            <w:r>
              <w:rPr>
                <w:noProof/>
                <w:webHidden/>
              </w:rPr>
              <w:tab/>
            </w:r>
            <w:r>
              <w:rPr>
                <w:noProof/>
                <w:webHidden/>
              </w:rPr>
              <w:fldChar w:fldCharType="begin"/>
            </w:r>
            <w:r>
              <w:rPr>
                <w:noProof/>
                <w:webHidden/>
              </w:rPr>
              <w:instrText xml:space="preserve"> PAGEREF _Toc188889926 \h </w:instrText>
            </w:r>
            <w:r>
              <w:rPr>
                <w:noProof/>
                <w:webHidden/>
              </w:rPr>
            </w:r>
            <w:r>
              <w:rPr>
                <w:noProof/>
                <w:webHidden/>
              </w:rPr>
              <w:fldChar w:fldCharType="separate"/>
            </w:r>
            <w:r w:rsidR="00E076DB">
              <w:rPr>
                <w:noProof/>
                <w:webHidden/>
              </w:rPr>
              <w:t>21</w:t>
            </w:r>
            <w:r>
              <w:rPr>
                <w:noProof/>
                <w:webHidden/>
              </w:rPr>
              <w:fldChar w:fldCharType="end"/>
            </w:r>
          </w:hyperlink>
        </w:p>
        <w:p w14:paraId="3E61B245" w14:textId="4104FF6B"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27" w:history="1">
            <w:r w:rsidRPr="005F4039">
              <w:rPr>
                <w:rStyle w:val="Hyperlink"/>
                <w:rFonts w:ascii="Arial" w:hAnsi="Arial" w:cs="Arial"/>
                <w:b/>
                <w:bCs/>
                <w:noProof/>
              </w:rPr>
              <w:t>3.4.</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Implementation Proposal</w:t>
            </w:r>
            <w:r>
              <w:rPr>
                <w:noProof/>
                <w:webHidden/>
              </w:rPr>
              <w:tab/>
            </w:r>
            <w:r>
              <w:rPr>
                <w:noProof/>
                <w:webHidden/>
              </w:rPr>
              <w:fldChar w:fldCharType="begin"/>
            </w:r>
            <w:r>
              <w:rPr>
                <w:noProof/>
                <w:webHidden/>
              </w:rPr>
              <w:instrText xml:space="preserve"> PAGEREF _Toc188889927 \h </w:instrText>
            </w:r>
            <w:r>
              <w:rPr>
                <w:noProof/>
                <w:webHidden/>
              </w:rPr>
            </w:r>
            <w:r>
              <w:rPr>
                <w:noProof/>
                <w:webHidden/>
              </w:rPr>
              <w:fldChar w:fldCharType="separate"/>
            </w:r>
            <w:r w:rsidR="00E076DB">
              <w:rPr>
                <w:noProof/>
                <w:webHidden/>
              </w:rPr>
              <w:t>23</w:t>
            </w:r>
            <w:r>
              <w:rPr>
                <w:noProof/>
                <w:webHidden/>
              </w:rPr>
              <w:fldChar w:fldCharType="end"/>
            </w:r>
          </w:hyperlink>
        </w:p>
        <w:p w14:paraId="4500C4BA" w14:textId="3C1C6BE5"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28" w:history="1">
            <w:r w:rsidRPr="005F4039">
              <w:rPr>
                <w:rStyle w:val="Hyperlink"/>
                <w:rFonts w:ascii="Arial" w:eastAsia="Arial" w:hAnsi="Arial" w:cs="Arial"/>
                <w:noProof/>
              </w:rPr>
              <w:t>3.4.1.</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Planning</w:t>
            </w:r>
            <w:r>
              <w:rPr>
                <w:noProof/>
                <w:webHidden/>
              </w:rPr>
              <w:tab/>
            </w:r>
            <w:r>
              <w:rPr>
                <w:noProof/>
                <w:webHidden/>
              </w:rPr>
              <w:fldChar w:fldCharType="begin"/>
            </w:r>
            <w:r>
              <w:rPr>
                <w:noProof/>
                <w:webHidden/>
              </w:rPr>
              <w:instrText xml:space="preserve"> PAGEREF _Toc188889928 \h </w:instrText>
            </w:r>
            <w:r>
              <w:rPr>
                <w:noProof/>
                <w:webHidden/>
              </w:rPr>
            </w:r>
            <w:r>
              <w:rPr>
                <w:noProof/>
                <w:webHidden/>
              </w:rPr>
              <w:fldChar w:fldCharType="separate"/>
            </w:r>
            <w:r w:rsidR="00E076DB">
              <w:rPr>
                <w:noProof/>
                <w:webHidden/>
              </w:rPr>
              <w:t>23</w:t>
            </w:r>
            <w:r>
              <w:rPr>
                <w:noProof/>
                <w:webHidden/>
              </w:rPr>
              <w:fldChar w:fldCharType="end"/>
            </w:r>
          </w:hyperlink>
        </w:p>
        <w:p w14:paraId="4987EE3C" w14:textId="7B694307"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29" w:history="1">
            <w:r w:rsidRPr="005F4039">
              <w:rPr>
                <w:rStyle w:val="Hyperlink"/>
                <w:rFonts w:ascii="Arial" w:eastAsia="Arial" w:hAnsi="Arial" w:cs="Arial"/>
                <w:noProof/>
              </w:rPr>
              <w:t>3.4.2.</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List of Deliverable Items</w:t>
            </w:r>
            <w:r>
              <w:rPr>
                <w:noProof/>
                <w:webHidden/>
              </w:rPr>
              <w:tab/>
            </w:r>
            <w:r>
              <w:rPr>
                <w:noProof/>
                <w:webHidden/>
              </w:rPr>
              <w:fldChar w:fldCharType="begin"/>
            </w:r>
            <w:r>
              <w:rPr>
                <w:noProof/>
                <w:webHidden/>
              </w:rPr>
              <w:instrText xml:space="preserve"> PAGEREF _Toc188889929 \h </w:instrText>
            </w:r>
            <w:r>
              <w:rPr>
                <w:noProof/>
                <w:webHidden/>
              </w:rPr>
            </w:r>
            <w:r>
              <w:rPr>
                <w:noProof/>
                <w:webHidden/>
              </w:rPr>
              <w:fldChar w:fldCharType="separate"/>
            </w:r>
            <w:r w:rsidR="00E076DB">
              <w:rPr>
                <w:noProof/>
                <w:webHidden/>
              </w:rPr>
              <w:t>23</w:t>
            </w:r>
            <w:r>
              <w:rPr>
                <w:noProof/>
                <w:webHidden/>
              </w:rPr>
              <w:fldChar w:fldCharType="end"/>
            </w:r>
          </w:hyperlink>
        </w:p>
        <w:p w14:paraId="7ECB4564" w14:textId="1BFAC13A"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0" w:history="1">
            <w:r w:rsidRPr="005F4039">
              <w:rPr>
                <w:rStyle w:val="Hyperlink"/>
                <w:rFonts w:ascii="Arial" w:eastAsia="Arial" w:hAnsi="Arial" w:cs="Arial"/>
                <w:noProof/>
              </w:rPr>
              <w:t>3.4.3.</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WBS and WPD</w:t>
            </w:r>
            <w:r>
              <w:rPr>
                <w:noProof/>
                <w:webHidden/>
              </w:rPr>
              <w:tab/>
            </w:r>
            <w:r>
              <w:rPr>
                <w:noProof/>
                <w:webHidden/>
              </w:rPr>
              <w:fldChar w:fldCharType="begin"/>
            </w:r>
            <w:r>
              <w:rPr>
                <w:noProof/>
                <w:webHidden/>
              </w:rPr>
              <w:instrText xml:space="preserve"> PAGEREF _Toc188889930 \h </w:instrText>
            </w:r>
            <w:r>
              <w:rPr>
                <w:noProof/>
                <w:webHidden/>
              </w:rPr>
            </w:r>
            <w:r>
              <w:rPr>
                <w:noProof/>
                <w:webHidden/>
              </w:rPr>
              <w:fldChar w:fldCharType="separate"/>
            </w:r>
            <w:r w:rsidR="00E076DB">
              <w:rPr>
                <w:noProof/>
                <w:webHidden/>
              </w:rPr>
              <w:t>24</w:t>
            </w:r>
            <w:r>
              <w:rPr>
                <w:noProof/>
                <w:webHidden/>
              </w:rPr>
              <w:fldChar w:fldCharType="end"/>
            </w:r>
          </w:hyperlink>
        </w:p>
        <w:p w14:paraId="5732061D" w14:textId="362C08E3"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1" w:history="1">
            <w:r w:rsidRPr="005F4039">
              <w:rPr>
                <w:rStyle w:val="Hyperlink"/>
                <w:rFonts w:ascii="Arial" w:eastAsia="Arial" w:hAnsi="Arial" w:cs="Arial"/>
                <w:noProof/>
              </w:rPr>
              <w:t>3.4.4.</w:t>
            </w:r>
            <w:r>
              <w:rPr>
                <w:rFonts w:asciiTheme="minorHAnsi" w:hAnsiTheme="minorHAnsi" w:cstheme="minorBidi"/>
                <w:noProof/>
                <w:kern w:val="2"/>
                <w:lang w:val="en-GB" w:eastAsia="en-GB"/>
                <w14:ligatures w14:val="standardContextual"/>
              </w:rPr>
              <w:tab/>
            </w:r>
            <w:r w:rsidRPr="005F4039">
              <w:rPr>
                <w:rStyle w:val="Hyperlink"/>
                <w:rFonts w:ascii="Arial" w:eastAsia="Arial" w:hAnsi="Arial" w:cs="Arial"/>
                <w:noProof/>
              </w:rPr>
              <w:t>Personal Data Processing</w:t>
            </w:r>
            <w:r>
              <w:rPr>
                <w:noProof/>
                <w:webHidden/>
              </w:rPr>
              <w:tab/>
            </w:r>
            <w:r>
              <w:rPr>
                <w:noProof/>
                <w:webHidden/>
              </w:rPr>
              <w:fldChar w:fldCharType="begin"/>
            </w:r>
            <w:r>
              <w:rPr>
                <w:noProof/>
                <w:webHidden/>
              </w:rPr>
              <w:instrText xml:space="preserve"> PAGEREF _Toc188889931 \h </w:instrText>
            </w:r>
            <w:r>
              <w:rPr>
                <w:noProof/>
                <w:webHidden/>
              </w:rPr>
            </w:r>
            <w:r>
              <w:rPr>
                <w:noProof/>
                <w:webHidden/>
              </w:rPr>
              <w:fldChar w:fldCharType="separate"/>
            </w:r>
            <w:r w:rsidR="00E076DB">
              <w:rPr>
                <w:noProof/>
                <w:webHidden/>
              </w:rPr>
              <w:t>24</w:t>
            </w:r>
            <w:r>
              <w:rPr>
                <w:noProof/>
                <w:webHidden/>
              </w:rPr>
              <w:fldChar w:fldCharType="end"/>
            </w:r>
          </w:hyperlink>
        </w:p>
        <w:p w14:paraId="352158E2" w14:textId="6F689437"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32" w:history="1">
            <w:r w:rsidRPr="005F4039">
              <w:rPr>
                <w:rStyle w:val="Hyperlink"/>
                <w:rFonts w:ascii="Arial" w:hAnsi="Arial" w:cs="Arial"/>
                <w:b/>
                <w:bCs/>
                <w:noProof/>
              </w:rPr>
              <w:t>3.5.</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Financial Proposal</w:t>
            </w:r>
            <w:r>
              <w:rPr>
                <w:noProof/>
                <w:webHidden/>
              </w:rPr>
              <w:tab/>
            </w:r>
            <w:r>
              <w:rPr>
                <w:noProof/>
                <w:webHidden/>
              </w:rPr>
              <w:fldChar w:fldCharType="begin"/>
            </w:r>
            <w:r>
              <w:rPr>
                <w:noProof/>
                <w:webHidden/>
              </w:rPr>
              <w:instrText xml:space="preserve"> PAGEREF _Toc188889932 \h </w:instrText>
            </w:r>
            <w:r>
              <w:rPr>
                <w:noProof/>
                <w:webHidden/>
              </w:rPr>
            </w:r>
            <w:r>
              <w:rPr>
                <w:noProof/>
                <w:webHidden/>
              </w:rPr>
              <w:fldChar w:fldCharType="separate"/>
            </w:r>
            <w:r w:rsidR="00E076DB">
              <w:rPr>
                <w:noProof/>
                <w:webHidden/>
              </w:rPr>
              <w:t>25</w:t>
            </w:r>
            <w:r>
              <w:rPr>
                <w:noProof/>
                <w:webHidden/>
              </w:rPr>
              <w:fldChar w:fldCharType="end"/>
            </w:r>
          </w:hyperlink>
        </w:p>
        <w:p w14:paraId="5B5BA17A" w14:textId="33C1526D"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3" w:history="1">
            <w:r w:rsidRPr="005F4039">
              <w:rPr>
                <w:rStyle w:val="Hyperlink"/>
                <w:rFonts w:ascii="Arial" w:hAnsi="Arial" w:cs="Arial"/>
                <w:noProof/>
              </w:rPr>
              <w:t>3.5.1.</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Cost price data</w:t>
            </w:r>
            <w:r>
              <w:rPr>
                <w:noProof/>
                <w:webHidden/>
              </w:rPr>
              <w:tab/>
            </w:r>
            <w:r>
              <w:rPr>
                <w:noProof/>
                <w:webHidden/>
              </w:rPr>
              <w:fldChar w:fldCharType="begin"/>
            </w:r>
            <w:r>
              <w:rPr>
                <w:noProof/>
                <w:webHidden/>
              </w:rPr>
              <w:instrText xml:space="preserve"> PAGEREF _Toc188889933 \h </w:instrText>
            </w:r>
            <w:r>
              <w:rPr>
                <w:noProof/>
                <w:webHidden/>
              </w:rPr>
            </w:r>
            <w:r>
              <w:rPr>
                <w:noProof/>
                <w:webHidden/>
              </w:rPr>
              <w:fldChar w:fldCharType="separate"/>
            </w:r>
            <w:r w:rsidR="00E076DB">
              <w:rPr>
                <w:noProof/>
                <w:webHidden/>
              </w:rPr>
              <w:t>25</w:t>
            </w:r>
            <w:r>
              <w:rPr>
                <w:noProof/>
                <w:webHidden/>
              </w:rPr>
              <w:fldChar w:fldCharType="end"/>
            </w:r>
          </w:hyperlink>
        </w:p>
        <w:p w14:paraId="654EBB2E" w14:textId="513F0F4D"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4" w:history="1">
            <w:r w:rsidRPr="005F4039">
              <w:rPr>
                <w:rStyle w:val="Hyperlink"/>
                <w:rFonts w:ascii="Arial" w:hAnsi="Arial" w:cs="Arial"/>
                <w:noProof/>
              </w:rPr>
              <w:t>3.5.2.</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Price type</w:t>
            </w:r>
            <w:r>
              <w:rPr>
                <w:noProof/>
                <w:webHidden/>
              </w:rPr>
              <w:tab/>
            </w:r>
            <w:r>
              <w:rPr>
                <w:noProof/>
                <w:webHidden/>
              </w:rPr>
              <w:fldChar w:fldCharType="begin"/>
            </w:r>
            <w:r>
              <w:rPr>
                <w:noProof/>
                <w:webHidden/>
              </w:rPr>
              <w:instrText xml:space="preserve"> PAGEREF _Toc188889934 \h </w:instrText>
            </w:r>
            <w:r>
              <w:rPr>
                <w:noProof/>
                <w:webHidden/>
              </w:rPr>
            </w:r>
            <w:r>
              <w:rPr>
                <w:noProof/>
                <w:webHidden/>
              </w:rPr>
              <w:fldChar w:fldCharType="separate"/>
            </w:r>
            <w:r w:rsidR="00E076DB">
              <w:rPr>
                <w:noProof/>
                <w:webHidden/>
              </w:rPr>
              <w:t>25</w:t>
            </w:r>
            <w:r>
              <w:rPr>
                <w:noProof/>
                <w:webHidden/>
              </w:rPr>
              <w:fldChar w:fldCharType="end"/>
            </w:r>
          </w:hyperlink>
        </w:p>
        <w:p w14:paraId="186FC934" w14:textId="1E4F38B5"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5" w:history="1">
            <w:r w:rsidRPr="005F4039">
              <w:rPr>
                <w:rStyle w:val="Hyperlink"/>
                <w:rFonts w:ascii="Arial" w:hAnsi="Arial" w:cs="Arial"/>
                <w:noProof/>
              </w:rPr>
              <w:t>3.5.3.</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Profit</w:t>
            </w:r>
            <w:r>
              <w:rPr>
                <w:noProof/>
                <w:webHidden/>
              </w:rPr>
              <w:tab/>
            </w:r>
            <w:r>
              <w:rPr>
                <w:noProof/>
                <w:webHidden/>
              </w:rPr>
              <w:fldChar w:fldCharType="begin"/>
            </w:r>
            <w:r>
              <w:rPr>
                <w:noProof/>
                <w:webHidden/>
              </w:rPr>
              <w:instrText xml:space="preserve"> PAGEREF _Toc188889935 \h </w:instrText>
            </w:r>
            <w:r>
              <w:rPr>
                <w:noProof/>
                <w:webHidden/>
              </w:rPr>
            </w:r>
            <w:r>
              <w:rPr>
                <w:noProof/>
                <w:webHidden/>
              </w:rPr>
              <w:fldChar w:fldCharType="separate"/>
            </w:r>
            <w:r w:rsidR="00E076DB">
              <w:rPr>
                <w:noProof/>
                <w:webHidden/>
              </w:rPr>
              <w:t>25</w:t>
            </w:r>
            <w:r>
              <w:rPr>
                <w:noProof/>
                <w:webHidden/>
              </w:rPr>
              <w:fldChar w:fldCharType="end"/>
            </w:r>
          </w:hyperlink>
        </w:p>
        <w:p w14:paraId="13867C2D" w14:textId="743073AB"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6" w:history="1">
            <w:r w:rsidRPr="005F4039">
              <w:rPr>
                <w:rStyle w:val="Hyperlink"/>
                <w:rFonts w:ascii="Arial" w:hAnsi="Arial" w:cs="Arial"/>
                <w:noProof/>
              </w:rPr>
              <w:t>3.5.4.</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Currency and conversion rates</w:t>
            </w:r>
            <w:r>
              <w:rPr>
                <w:noProof/>
                <w:webHidden/>
              </w:rPr>
              <w:tab/>
            </w:r>
            <w:r>
              <w:rPr>
                <w:noProof/>
                <w:webHidden/>
              </w:rPr>
              <w:fldChar w:fldCharType="begin"/>
            </w:r>
            <w:r>
              <w:rPr>
                <w:noProof/>
                <w:webHidden/>
              </w:rPr>
              <w:instrText xml:space="preserve"> PAGEREF _Toc188889936 \h </w:instrText>
            </w:r>
            <w:r>
              <w:rPr>
                <w:noProof/>
                <w:webHidden/>
              </w:rPr>
            </w:r>
            <w:r>
              <w:rPr>
                <w:noProof/>
                <w:webHidden/>
              </w:rPr>
              <w:fldChar w:fldCharType="separate"/>
            </w:r>
            <w:r w:rsidR="00E076DB">
              <w:rPr>
                <w:noProof/>
                <w:webHidden/>
              </w:rPr>
              <w:t>26</w:t>
            </w:r>
            <w:r>
              <w:rPr>
                <w:noProof/>
                <w:webHidden/>
              </w:rPr>
              <w:fldChar w:fldCharType="end"/>
            </w:r>
          </w:hyperlink>
        </w:p>
        <w:p w14:paraId="29568B3D" w14:textId="7FE9ABDC"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7" w:history="1">
            <w:r w:rsidRPr="005F4039">
              <w:rPr>
                <w:rStyle w:val="Hyperlink"/>
                <w:rFonts w:ascii="Arial" w:hAnsi="Arial" w:cs="Arial"/>
                <w:noProof/>
              </w:rPr>
              <w:t>3.5.5.</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Quotations free of taxes and customs duties</w:t>
            </w:r>
            <w:r>
              <w:rPr>
                <w:noProof/>
                <w:webHidden/>
              </w:rPr>
              <w:tab/>
            </w:r>
            <w:r>
              <w:rPr>
                <w:noProof/>
                <w:webHidden/>
              </w:rPr>
              <w:fldChar w:fldCharType="begin"/>
            </w:r>
            <w:r>
              <w:rPr>
                <w:noProof/>
                <w:webHidden/>
              </w:rPr>
              <w:instrText xml:space="preserve"> PAGEREF _Toc188889937 \h </w:instrText>
            </w:r>
            <w:r>
              <w:rPr>
                <w:noProof/>
                <w:webHidden/>
              </w:rPr>
            </w:r>
            <w:r>
              <w:rPr>
                <w:noProof/>
                <w:webHidden/>
              </w:rPr>
              <w:fldChar w:fldCharType="separate"/>
            </w:r>
            <w:r w:rsidR="00E076DB">
              <w:rPr>
                <w:noProof/>
                <w:webHidden/>
              </w:rPr>
              <w:t>26</w:t>
            </w:r>
            <w:r>
              <w:rPr>
                <w:noProof/>
                <w:webHidden/>
              </w:rPr>
              <w:fldChar w:fldCharType="end"/>
            </w:r>
          </w:hyperlink>
        </w:p>
        <w:p w14:paraId="7828622C" w14:textId="56141AD0"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8" w:history="1">
            <w:r w:rsidRPr="005F4039">
              <w:rPr>
                <w:rStyle w:val="Hyperlink"/>
                <w:rFonts w:ascii="Arial" w:hAnsi="Arial" w:cs="Arial"/>
                <w:noProof/>
              </w:rPr>
              <w:t>3.5.6.</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Royalties and licence fees</w:t>
            </w:r>
            <w:r>
              <w:rPr>
                <w:noProof/>
                <w:webHidden/>
              </w:rPr>
              <w:tab/>
            </w:r>
            <w:r>
              <w:rPr>
                <w:noProof/>
                <w:webHidden/>
              </w:rPr>
              <w:fldChar w:fldCharType="begin"/>
            </w:r>
            <w:r>
              <w:rPr>
                <w:noProof/>
                <w:webHidden/>
              </w:rPr>
              <w:instrText xml:space="preserve"> PAGEREF _Toc188889938 \h </w:instrText>
            </w:r>
            <w:r>
              <w:rPr>
                <w:noProof/>
                <w:webHidden/>
              </w:rPr>
            </w:r>
            <w:r>
              <w:rPr>
                <w:noProof/>
                <w:webHidden/>
              </w:rPr>
              <w:fldChar w:fldCharType="separate"/>
            </w:r>
            <w:r w:rsidR="00E076DB">
              <w:rPr>
                <w:noProof/>
                <w:webHidden/>
              </w:rPr>
              <w:t>27</w:t>
            </w:r>
            <w:r>
              <w:rPr>
                <w:noProof/>
                <w:webHidden/>
              </w:rPr>
              <w:fldChar w:fldCharType="end"/>
            </w:r>
          </w:hyperlink>
        </w:p>
        <w:p w14:paraId="404B28F9" w14:textId="54FAE5CA"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39" w:history="1">
            <w:r w:rsidRPr="005F4039">
              <w:rPr>
                <w:rStyle w:val="Hyperlink"/>
                <w:rFonts w:ascii="Arial" w:hAnsi="Arial" w:cs="Arial"/>
                <w:noProof/>
              </w:rPr>
              <w:t>3.5.7.</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Source of Co-funding Contribution</w:t>
            </w:r>
            <w:r>
              <w:rPr>
                <w:noProof/>
                <w:webHidden/>
              </w:rPr>
              <w:tab/>
            </w:r>
            <w:r>
              <w:rPr>
                <w:noProof/>
                <w:webHidden/>
              </w:rPr>
              <w:fldChar w:fldCharType="begin"/>
            </w:r>
            <w:r>
              <w:rPr>
                <w:noProof/>
                <w:webHidden/>
              </w:rPr>
              <w:instrText xml:space="preserve"> PAGEREF _Toc188889939 \h </w:instrText>
            </w:r>
            <w:r>
              <w:rPr>
                <w:noProof/>
                <w:webHidden/>
              </w:rPr>
            </w:r>
            <w:r>
              <w:rPr>
                <w:noProof/>
                <w:webHidden/>
              </w:rPr>
              <w:fldChar w:fldCharType="separate"/>
            </w:r>
            <w:r w:rsidR="00E076DB">
              <w:rPr>
                <w:noProof/>
                <w:webHidden/>
              </w:rPr>
              <w:t>27</w:t>
            </w:r>
            <w:r>
              <w:rPr>
                <w:noProof/>
                <w:webHidden/>
              </w:rPr>
              <w:fldChar w:fldCharType="end"/>
            </w:r>
          </w:hyperlink>
        </w:p>
        <w:p w14:paraId="1E6F9D05" w14:textId="2FAA8968"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40" w:history="1">
            <w:r w:rsidRPr="005F4039">
              <w:rPr>
                <w:rStyle w:val="Hyperlink"/>
                <w:rFonts w:ascii="Arial" w:hAnsi="Arial" w:cs="Arial"/>
                <w:noProof/>
              </w:rPr>
              <w:t>3.5.8.</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Fixed Price with Variation Contracts: Escalation Formula for Fixed Price with Price Variation</w:t>
            </w:r>
            <w:r>
              <w:rPr>
                <w:noProof/>
                <w:webHidden/>
              </w:rPr>
              <w:tab/>
            </w:r>
            <w:r>
              <w:rPr>
                <w:noProof/>
                <w:webHidden/>
              </w:rPr>
              <w:fldChar w:fldCharType="begin"/>
            </w:r>
            <w:r>
              <w:rPr>
                <w:noProof/>
                <w:webHidden/>
              </w:rPr>
              <w:instrText xml:space="preserve"> PAGEREF _Toc188889940 \h </w:instrText>
            </w:r>
            <w:r>
              <w:rPr>
                <w:noProof/>
                <w:webHidden/>
              </w:rPr>
            </w:r>
            <w:r>
              <w:rPr>
                <w:noProof/>
                <w:webHidden/>
              </w:rPr>
              <w:fldChar w:fldCharType="separate"/>
            </w:r>
            <w:r w:rsidR="00E076DB">
              <w:rPr>
                <w:noProof/>
                <w:webHidden/>
              </w:rPr>
              <w:t>28</w:t>
            </w:r>
            <w:r>
              <w:rPr>
                <w:noProof/>
                <w:webHidden/>
              </w:rPr>
              <w:fldChar w:fldCharType="end"/>
            </w:r>
          </w:hyperlink>
        </w:p>
        <w:p w14:paraId="3AE78403" w14:textId="35378961"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41" w:history="1">
            <w:r w:rsidRPr="005F4039">
              <w:rPr>
                <w:rStyle w:val="Hyperlink"/>
                <w:rFonts w:ascii="Arial" w:hAnsi="Arial" w:cs="Arial"/>
                <w:noProof/>
              </w:rPr>
              <w:t>3.5.9.</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ESA Fixed Assets</w:t>
            </w:r>
            <w:r>
              <w:rPr>
                <w:noProof/>
                <w:webHidden/>
              </w:rPr>
              <w:tab/>
            </w:r>
            <w:r>
              <w:rPr>
                <w:noProof/>
                <w:webHidden/>
              </w:rPr>
              <w:fldChar w:fldCharType="begin"/>
            </w:r>
            <w:r>
              <w:rPr>
                <w:noProof/>
                <w:webHidden/>
              </w:rPr>
              <w:instrText xml:space="preserve"> PAGEREF _Toc188889941 \h </w:instrText>
            </w:r>
            <w:r>
              <w:rPr>
                <w:noProof/>
                <w:webHidden/>
              </w:rPr>
            </w:r>
            <w:r>
              <w:rPr>
                <w:noProof/>
                <w:webHidden/>
              </w:rPr>
              <w:fldChar w:fldCharType="separate"/>
            </w:r>
            <w:r w:rsidR="00E076DB">
              <w:rPr>
                <w:noProof/>
                <w:webHidden/>
              </w:rPr>
              <w:t>30</w:t>
            </w:r>
            <w:r>
              <w:rPr>
                <w:noProof/>
                <w:webHidden/>
              </w:rPr>
              <w:fldChar w:fldCharType="end"/>
            </w:r>
          </w:hyperlink>
        </w:p>
        <w:p w14:paraId="5EC02D99" w14:textId="01B418A0" w:rsidR="00341429" w:rsidRDefault="00341429">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9942" w:history="1">
            <w:r w:rsidRPr="005F4039">
              <w:rPr>
                <w:rStyle w:val="Hyperlink"/>
                <w:rFonts w:ascii="Arial" w:hAnsi="Arial" w:cs="Arial"/>
                <w:noProof/>
              </w:rPr>
              <w:t>3.5.10.</w:t>
            </w:r>
            <w:r>
              <w:rPr>
                <w:rFonts w:asciiTheme="minorHAnsi" w:hAnsiTheme="minorHAnsi" w:cstheme="minorBidi"/>
                <w:noProof/>
                <w:kern w:val="2"/>
                <w:lang w:val="en-GB" w:eastAsia="en-GB"/>
                <w14:ligatures w14:val="standardContextual"/>
              </w:rPr>
              <w:tab/>
            </w:r>
            <w:r w:rsidRPr="005F4039">
              <w:rPr>
                <w:rStyle w:val="Hyperlink"/>
                <w:rFonts w:ascii="Arial" w:hAnsi="Arial" w:cs="Arial"/>
                <w:noProof/>
              </w:rPr>
              <w:t>Payments</w:t>
            </w:r>
            <w:r>
              <w:rPr>
                <w:noProof/>
                <w:webHidden/>
              </w:rPr>
              <w:tab/>
            </w:r>
            <w:r>
              <w:rPr>
                <w:noProof/>
                <w:webHidden/>
              </w:rPr>
              <w:fldChar w:fldCharType="begin"/>
            </w:r>
            <w:r>
              <w:rPr>
                <w:noProof/>
                <w:webHidden/>
              </w:rPr>
              <w:instrText xml:space="preserve"> PAGEREF _Toc188889942 \h </w:instrText>
            </w:r>
            <w:r>
              <w:rPr>
                <w:noProof/>
                <w:webHidden/>
              </w:rPr>
            </w:r>
            <w:r>
              <w:rPr>
                <w:noProof/>
                <w:webHidden/>
              </w:rPr>
              <w:fldChar w:fldCharType="separate"/>
            </w:r>
            <w:r w:rsidR="00E076DB">
              <w:rPr>
                <w:noProof/>
                <w:webHidden/>
              </w:rPr>
              <w:t>30</w:t>
            </w:r>
            <w:r>
              <w:rPr>
                <w:noProof/>
                <w:webHidden/>
              </w:rPr>
              <w:fldChar w:fldCharType="end"/>
            </w:r>
          </w:hyperlink>
        </w:p>
        <w:p w14:paraId="0DA21D81" w14:textId="1F06E251"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43" w:history="1">
            <w:r w:rsidRPr="005F4039">
              <w:rPr>
                <w:rStyle w:val="Hyperlink"/>
                <w:rFonts w:ascii="Arial" w:hAnsi="Arial" w:cs="Arial"/>
                <w:b/>
                <w:bCs/>
                <w:noProof/>
              </w:rPr>
              <w:t>3.6.</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CONTRACTUAL PROPOSAL</w:t>
            </w:r>
            <w:r>
              <w:rPr>
                <w:noProof/>
                <w:webHidden/>
              </w:rPr>
              <w:tab/>
            </w:r>
            <w:r>
              <w:rPr>
                <w:noProof/>
                <w:webHidden/>
              </w:rPr>
              <w:fldChar w:fldCharType="begin"/>
            </w:r>
            <w:r>
              <w:rPr>
                <w:noProof/>
                <w:webHidden/>
              </w:rPr>
              <w:instrText xml:space="preserve"> PAGEREF _Toc188889943 \h </w:instrText>
            </w:r>
            <w:r>
              <w:rPr>
                <w:noProof/>
                <w:webHidden/>
              </w:rPr>
            </w:r>
            <w:r>
              <w:rPr>
                <w:noProof/>
                <w:webHidden/>
              </w:rPr>
              <w:fldChar w:fldCharType="separate"/>
            </w:r>
            <w:r w:rsidR="00E076DB">
              <w:rPr>
                <w:noProof/>
                <w:webHidden/>
              </w:rPr>
              <w:t>31</w:t>
            </w:r>
            <w:r>
              <w:rPr>
                <w:noProof/>
                <w:webHidden/>
              </w:rPr>
              <w:fldChar w:fldCharType="end"/>
            </w:r>
          </w:hyperlink>
        </w:p>
        <w:p w14:paraId="1F5285F4" w14:textId="36622FBD"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44" w:history="1">
            <w:r w:rsidRPr="005F4039">
              <w:rPr>
                <w:rStyle w:val="Hyperlink"/>
                <w:rFonts w:ascii="Arial" w:hAnsi="Arial" w:cs="Arial"/>
                <w:b/>
                <w:bCs/>
                <w:noProof/>
              </w:rPr>
              <w:t>3.6.1.</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Compliance with Contract conditions</w:t>
            </w:r>
            <w:r>
              <w:rPr>
                <w:noProof/>
                <w:webHidden/>
              </w:rPr>
              <w:tab/>
            </w:r>
            <w:r>
              <w:rPr>
                <w:noProof/>
                <w:webHidden/>
              </w:rPr>
              <w:fldChar w:fldCharType="begin"/>
            </w:r>
            <w:r>
              <w:rPr>
                <w:noProof/>
                <w:webHidden/>
              </w:rPr>
              <w:instrText xml:space="preserve"> PAGEREF _Toc188889944 \h </w:instrText>
            </w:r>
            <w:r>
              <w:rPr>
                <w:noProof/>
                <w:webHidden/>
              </w:rPr>
            </w:r>
            <w:r>
              <w:rPr>
                <w:noProof/>
                <w:webHidden/>
              </w:rPr>
              <w:fldChar w:fldCharType="separate"/>
            </w:r>
            <w:r w:rsidR="00E076DB">
              <w:rPr>
                <w:noProof/>
                <w:webHidden/>
              </w:rPr>
              <w:t>31</w:t>
            </w:r>
            <w:r>
              <w:rPr>
                <w:noProof/>
                <w:webHidden/>
              </w:rPr>
              <w:fldChar w:fldCharType="end"/>
            </w:r>
          </w:hyperlink>
        </w:p>
        <w:p w14:paraId="3BE99BEF" w14:textId="57CB5322"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45" w:history="1">
            <w:r w:rsidRPr="005F4039">
              <w:rPr>
                <w:rStyle w:val="Hyperlink"/>
                <w:rFonts w:ascii="Arial" w:hAnsi="Arial" w:cs="Arial"/>
                <w:b/>
                <w:bCs/>
                <w:noProof/>
              </w:rPr>
              <w:t>3.6.2.</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Insurance waiver</w:t>
            </w:r>
            <w:r>
              <w:rPr>
                <w:noProof/>
                <w:webHidden/>
              </w:rPr>
              <w:tab/>
            </w:r>
            <w:r>
              <w:rPr>
                <w:noProof/>
                <w:webHidden/>
              </w:rPr>
              <w:fldChar w:fldCharType="begin"/>
            </w:r>
            <w:r>
              <w:rPr>
                <w:noProof/>
                <w:webHidden/>
              </w:rPr>
              <w:instrText xml:space="preserve"> PAGEREF _Toc188889945 \h </w:instrText>
            </w:r>
            <w:r>
              <w:rPr>
                <w:noProof/>
                <w:webHidden/>
              </w:rPr>
            </w:r>
            <w:r>
              <w:rPr>
                <w:noProof/>
                <w:webHidden/>
              </w:rPr>
              <w:fldChar w:fldCharType="separate"/>
            </w:r>
            <w:r w:rsidR="00E076DB">
              <w:rPr>
                <w:noProof/>
                <w:webHidden/>
              </w:rPr>
              <w:t>31</w:t>
            </w:r>
            <w:r>
              <w:rPr>
                <w:noProof/>
                <w:webHidden/>
              </w:rPr>
              <w:fldChar w:fldCharType="end"/>
            </w:r>
          </w:hyperlink>
        </w:p>
        <w:p w14:paraId="0C1005CE" w14:textId="164D11FD"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46" w:history="1">
            <w:r w:rsidRPr="005F4039">
              <w:rPr>
                <w:rStyle w:val="Hyperlink"/>
                <w:rFonts w:ascii="Arial" w:hAnsi="Arial" w:cs="Arial"/>
                <w:b/>
                <w:bCs/>
                <w:noProof/>
              </w:rPr>
              <w:t>3.6.3.</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Statement concerning the use of existing Intellectual Property Rights of the Tenderer and Third Party(ies) commitments</w:t>
            </w:r>
            <w:r>
              <w:rPr>
                <w:noProof/>
                <w:webHidden/>
              </w:rPr>
              <w:tab/>
            </w:r>
            <w:r>
              <w:rPr>
                <w:noProof/>
                <w:webHidden/>
              </w:rPr>
              <w:fldChar w:fldCharType="begin"/>
            </w:r>
            <w:r>
              <w:rPr>
                <w:noProof/>
                <w:webHidden/>
              </w:rPr>
              <w:instrText xml:space="preserve"> PAGEREF _Toc188889946 \h </w:instrText>
            </w:r>
            <w:r>
              <w:rPr>
                <w:noProof/>
                <w:webHidden/>
              </w:rPr>
            </w:r>
            <w:r>
              <w:rPr>
                <w:noProof/>
                <w:webHidden/>
              </w:rPr>
              <w:fldChar w:fldCharType="separate"/>
            </w:r>
            <w:r w:rsidR="00E076DB">
              <w:rPr>
                <w:noProof/>
                <w:webHidden/>
              </w:rPr>
              <w:t>31</w:t>
            </w:r>
            <w:r>
              <w:rPr>
                <w:noProof/>
                <w:webHidden/>
              </w:rPr>
              <w:fldChar w:fldCharType="end"/>
            </w:r>
          </w:hyperlink>
        </w:p>
        <w:p w14:paraId="5DBB6B7A" w14:textId="170FC750" w:rsidR="00341429" w:rsidRDefault="00341429">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9947" w:history="1">
            <w:r w:rsidRPr="005F4039">
              <w:rPr>
                <w:rStyle w:val="Hyperlink"/>
                <w:rFonts w:ascii="Arial" w:hAnsi="Arial" w:cs="Arial"/>
                <w:b/>
                <w:bCs/>
                <w:noProof/>
              </w:rPr>
              <w:t>3.6.4.</w:t>
            </w:r>
            <w:r>
              <w:rPr>
                <w:rFonts w:asciiTheme="minorHAnsi" w:hAnsiTheme="minorHAnsi" w:cstheme="minorBidi"/>
                <w:noProof/>
                <w:kern w:val="2"/>
                <w:lang w:val="en-GB" w:eastAsia="en-GB"/>
                <w14:ligatures w14:val="standardContextual"/>
              </w:rPr>
              <w:tab/>
            </w:r>
            <w:r w:rsidRPr="005F4039">
              <w:rPr>
                <w:rStyle w:val="Hyperlink"/>
                <w:rFonts w:ascii="Arial" w:hAnsi="Arial" w:cs="Arial"/>
                <w:b/>
                <w:bCs/>
                <w:noProof/>
              </w:rPr>
              <w:t>Statement relating to export/import licences/authorisations and related documentation</w:t>
            </w:r>
            <w:r>
              <w:rPr>
                <w:noProof/>
                <w:webHidden/>
              </w:rPr>
              <w:tab/>
            </w:r>
            <w:r>
              <w:rPr>
                <w:noProof/>
                <w:webHidden/>
              </w:rPr>
              <w:fldChar w:fldCharType="begin"/>
            </w:r>
            <w:r>
              <w:rPr>
                <w:noProof/>
                <w:webHidden/>
              </w:rPr>
              <w:instrText xml:space="preserve"> PAGEREF _Toc188889947 \h </w:instrText>
            </w:r>
            <w:r>
              <w:rPr>
                <w:noProof/>
                <w:webHidden/>
              </w:rPr>
            </w:r>
            <w:r>
              <w:rPr>
                <w:noProof/>
                <w:webHidden/>
              </w:rPr>
              <w:fldChar w:fldCharType="separate"/>
            </w:r>
            <w:r w:rsidR="00E076DB">
              <w:rPr>
                <w:noProof/>
                <w:webHidden/>
              </w:rPr>
              <w:t>33</w:t>
            </w:r>
            <w:r>
              <w:rPr>
                <w:noProof/>
                <w:webHidden/>
              </w:rPr>
              <w:fldChar w:fldCharType="end"/>
            </w:r>
          </w:hyperlink>
        </w:p>
        <w:p w14:paraId="7A1717A2" w14:textId="57D82B2F"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948" w:history="1">
            <w:r w:rsidRPr="005F4039">
              <w:rPr>
                <w:rStyle w:val="Hyperlink"/>
                <w:rFonts w:ascii="Arial" w:eastAsia="Arial" w:hAnsi="Arial" w:cs="Arial"/>
                <w:b/>
                <w:bCs/>
                <w:noProof/>
              </w:rPr>
              <w:t>THE GUIDELINES</w:t>
            </w:r>
            <w:r>
              <w:rPr>
                <w:noProof/>
                <w:webHidden/>
              </w:rPr>
              <w:tab/>
            </w:r>
            <w:r>
              <w:rPr>
                <w:noProof/>
                <w:webHidden/>
              </w:rPr>
              <w:fldChar w:fldCharType="begin"/>
            </w:r>
            <w:r>
              <w:rPr>
                <w:noProof/>
                <w:webHidden/>
              </w:rPr>
              <w:instrText xml:space="preserve"> PAGEREF _Toc188889948 \h </w:instrText>
            </w:r>
            <w:r>
              <w:rPr>
                <w:noProof/>
                <w:webHidden/>
              </w:rPr>
            </w:r>
            <w:r>
              <w:rPr>
                <w:noProof/>
                <w:webHidden/>
              </w:rPr>
              <w:fldChar w:fldCharType="separate"/>
            </w:r>
            <w:r w:rsidR="00E076DB">
              <w:rPr>
                <w:noProof/>
                <w:webHidden/>
              </w:rPr>
              <w:t>34</w:t>
            </w:r>
            <w:r>
              <w:rPr>
                <w:noProof/>
                <w:webHidden/>
              </w:rPr>
              <w:fldChar w:fldCharType="end"/>
            </w:r>
          </w:hyperlink>
        </w:p>
        <w:p w14:paraId="62F2ACC4" w14:textId="0A9DBAFA"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949" w:history="1">
            <w:r w:rsidRPr="005F4039">
              <w:rPr>
                <w:rStyle w:val="Hyperlink"/>
                <w:rFonts w:ascii="Arial" w:eastAsia="Arial" w:hAnsi="Arial" w:cs="Arial"/>
                <w:b/>
                <w:noProof/>
              </w:rPr>
              <w:t>ANNEX 1 - TO THE TENDERER’S COVER LETTER</w:t>
            </w:r>
            <w:r>
              <w:rPr>
                <w:noProof/>
                <w:webHidden/>
              </w:rPr>
              <w:tab/>
            </w:r>
            <w:r>
              <w:rPr>
                <w:noProof/>
                <w:webHidden/>
              </w:rPr>
              <w:fldChar w:fldCharType="begin"/>
            </w:r>
            <w:r>
              <w:rPr>
                <w:noProof/>
                <w:webHidden/>
              </w:rPr>
              <w:instrText xml:space="preserve"> PAGEREF _Toc188889949 \h </w:instrText>
            </w:r>
            <w:r>
              <w:rPr>
                <w:noProof/>
                <w:webHidden/>
              </w:rPr>
            </w:r>
            <w:r>
              <w:rPr>
                <w:noProof/>
                <w:webHidden/>
              </w:rPr>
              <w:fldChar w:fldCharType="separate"/>
            </w:r>
            <w:r w:rsidR="00E076DB">
              <w:rPr>
                <w:noProof/>
                <w:webHidden/>
              </w:rPr>
              <w:t>35</w:t>
            </w:r>
            <w:r>
              <w:rPr>
                <w:noProof/>
                <w:webHidden/>
              </w:rPr>
              <w:fldChar w:fldCharType="end"/>
            </w:r>
          </w:hyperlink>
        </w:p>
        <w:p w14:paraId="12DAD26B" w14:textId="7D127D24" w:rsidR="00341429" w:rsidRDefault="00341429">
          <w:pPr>
            <w:pStyle w:val="TOC1"/>
            <w:tabs>
              <w:tab w:val="right" w:leader="dot" w:pos="9912"/>
            </w:tabs>
            <w:rPr>
              <w:rFonts w:asciiTheme="minorHAnsi" w:eastAsiaTheme="minorEastAsia" w:hAnsiTheme="minorHAnsi"/>
              <w:noProof/>
              <w:kern w:val="2"/>
              <w:lang w:eastAsia="en-GB"/>
              <w14:ligatures w14:val="standardContextual"/>
            </w:rPr>
          </w:pPr>
          <w:hyperlink w:anchor="_Toc188889950" w:history="1">
            <w:r w:rsidRPr="005F4039">
              <w:rPr>
                <w:rStyle w:val="Hyperlink"/>
                <w:rFonts w:ascii="Arial" w:eastAsia="Arial" w:hAnsi="Arial" w:cs="Arial"/>
                <w:b/>
                <w:noProof/>
              </w:rPr>
              <w:t>APPENDIX 1: Important considerations related to esa-star</w:t>
            </w:r>
            <w:r>
              <w:rPr>
                <w:noProof/>
                <w:webHidden/>
              </w:rPr>
              <w:tab/>
            </w:r>
            <w:r>
              <w:rPr>
                <w:noProof/>
                <w:webHidden/>
              </w:rPr>
              <w:fldChar w:fldCharType="begin"/>
            </w:r>
            <w:r>
              <w:rPr>
                <w:noProof/>
                <w:webHidden/>
              </w:rPr>
              <w:instrText xml:space="preserve"> PAGEREF _Toc188889950 \h </w:instrText>
            </w:r>
            <w:r>
              <w:rPr>
                <w:noProof/>
                <w:webHidden/>
              </w:rPr>
            </w:r>
            <w:r>
              <w:rPr>
                <w:noProof/>
                <w:webHidden/>
              </w:rPr>
              <w:fldChar w:fldCharType="separate"/>
            </w:r>
            <w:r w:rsidR="00E076DB">
              <w:rPr>
                <w:noProof/>
                <w:webHidden/>
              </w:rPr>
              <w:t>38</w:t>
            </w:r>
            <w:r>
              <w:rPr>
                <w:noProof/>
                <w:webHidden/>
              </w:rPr>
              <w:fldChar w:fldCharType="end"/>
            </w:r>
          </w:hyperlink>
        </w:p>
        <w:p w14:paraId="192ECC4C" w14:textId="406888D5" w:rsidR="006A033C" w:rsidRPr="00132907" w:rsidRDefault="006A033C" w:rsidP="006A033C">
          <w:pPr>
            <w:rPr>
              <w:rFonts w:ascii="Arial" w:hAnsi="Arial" w:cs="Arial"/>
            </w:rPr>
          </w:pPr>
          <w:r w:rsidRPr="00132907">
            <w:rPr>
              <w:rFonts w:ascii="Arial" w:hAnsi="Arial" w:cs="Arial"/>
              <w:b/>
            </w:rPr>
            <w:fldChar w:fldCharType="end"/>
          </w:r>
        </w:p>
      </w:sdtContent>
    </w:sdt>
    <w:p w14:paraId="131BB33C" w14:textId="77777777" w:rsidR="006A033C" w:rsidRPr="00132907" w:rsidRDefault="006A033C">
      <w:pPr>
        <w:spacing w:after="160" w:line="259" w:lineRule="auto"/>
        <w:rPr>
          <w:rFonts w:ascii="Arial" w:hAnsi="Arial" w:cs="Arial"/>
          <w:b/>
          <w:color w:val="0000FF"/>
          <w:u w:val="single"/>
        </w:rPr>
      </w:pPr>
    </w:p>
    <w:p w14:paraId="03D37BD3" w14:textId="674D1496" w:rsidR="006A033C" w:rsidRPr="00132907" w:rsidRDefault="006A033C">
      <w:pPr>
        <w:spacing w:after="160" w:line="259" w:lineRule="auto"/>
        <w:rPr>
          <w:rFonts w:ascii="Arial" w:hAnsi="Arial" w:cs="Arial"/>
          <w:b/>
          <w:color w:val="0000FF"/>
          <w:u w:val="single"/>
        </w:rPr>
      </w:pPr>
      <w:r w:rsidRPr="00132907">
        <w:rPr>
          <w:rFonts w:ascii="Arial" w:hAnsi="Arial" w:cs="Arial"/>
          <w:b/>
          <w:color w:val="0000FF"/>
          <w:u w:val="single"/>
        </w:rPr>
        <w:br w:type="page"/>
      </w:r>
    </w:p>
    <w:p w14:paraId="75B68638"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3808E628" w14:textId="77777777" w:rsidR="006A033C" w:rsidRPr="00132907" w:rsidRDefault="006A033C" w:rsidP="006A033C">
      <w:pPr>
        <w:pStyle w:val="Heading10"/>
        <w:spacing w:before="0"/>
        <w:jc w:val="both"/>
        <w:rPr>
          <w:rFonts w:ascii="Arial" w:hAnsi="Arial" w:cs="Arial"/>
          <w:b/>
          <w:bCs/>
          <w:color w:val="auto"/>
          <w:sz w:val="24"/>
          <w:szCs w:val="24"/>
          <w:u w:val="single"/>
        </w:rPr>
      </w:pPr>
      <w:bookmarkStart w:id="0" w:name="_Toc188889886"/>
      <w:r w:rsidRPr="00132907">
        <w:rPr>
          <w:rFonts w:ascii="Arial" w:hAnsi="Arial" w:cs="Arial"/>
          <w:b/>
          <w:bCs/>
          <w:color w:val="auto"/>
          <w:sz w:val="24"/>
          <w:szCs w:val="24"/>
          <w:u w:val="single"/>
        </w:rPr>
        <w:t>INTRODUCTION</w:t>
      </w:r>
      <w:bookmarkEnd w:id="0"/>
    </w:p>
    <w:p w14:paraId="48724CF8" w14:textId="77777777" w:rsidR="006A033C" w:rsidRPr="00132907" w:rsidRDefault="006A033C" w:rsidP="006A033C">
      <w:pPr>
        <w:jc w:val="both"/>
        <w:rPr>
          <w:rFonts w:ascii="Arial" w:hAnsi="Arial" w:cs="Arial"/>
        </w:rPr>
      </w:pPr>
    </w:p>
    <w:p w14:paraId="63FFA806" w14:textId="77777777" w:rsidR="006A033C" w:rsidRPr="00132907" w:rsidRDefault="006A033C" w:rsidP="006A033C">
      <w:pPr>
        <w:jc w:val="both"/>
        <w:rPr>
          <w:rFonts w:ascii="Arial" w:hAnsi="Arial" w:cs="Arial"/>
        </w:rPr>
      </w:pPr>
      <w:r w:rsidRPr="00132907">
        <w:rPr>
          <w:rFonts w:ascii="Arial" w:hAnsi="Arial" w:cs="Arial"/>
        </w:rPr>
        <w:t>For the purposes of this Tender Action, the present Tender Conditions shall apply to the tenders submitted by the Tenderers. This document refers from time to time to the ESA General Clauses and Conditions (GCC)</w:t>
      </w:r>
      <w:r w:rsidRPr="00132907">
        <w:rPr>
          <w:rStyle w:val="FootnoteReference"/>
          <w:rFonts w:ascii="Arial" w:hAnsi="Arial" w:cs="Arial"/>
        </w:rPr>
        <w:footnoteReference w:id="2"/>
      </w:r>
      <w:r w:rsidRPr="00132907">
        <w:rPr>
          <w:rFonts w:ascii="Arial" w:hAnsi="Arial" w:cs="Arial"/>
        </w:rPr>
        <w:t xml:space="preserve"> and the Contracting Regulations</w:t>
      </w:r>
      <w:r w:rsidRPr="00132907">
        <w:rPr>
          <w:rStyle w:val="FootnoteReference"/>
          <w:rFonts w:ascii="Arial" w:hAnsi="Arial" w:cs="Arial"/>
        </w:rPr>
        <w:footnoteReference w:id="3"/>
      </w:r>
      <w:r w:rsidRPr="00132907">
        <w:rPr>
          <w:rFonts w:ascii="Arial" w:hAnsi="Arial" w:cs="Arial"/>
        </w:rPr>
        <w:t>.</w:t>
      </w:r>
    </w:p>
    <w:p w14:paraId="61DDD787" w14:textId="77777777" w:rsidR="006A033C" w:rsidRPr="00132907" w:rsidRDefault="006A033C" w:rsidP="006A033C">
      <w:pPr>
        <w:jc w:val="both"/>
        <w:rPr>
          <w:rFonts w:ascii="Arial" w:hAnsi="Arial" w:cs="Arial"/>
        </w:rPr>
      </w:pPr>
      <w:r w:rsidRPr="00132907">
        <w:rPr>
          <w:rFonts w:ascii="Arial" w:hAnsi="Arial" w:cs="Arial"/>
        </w:rPr>
        <w:t>Guidelines for Tenderers, available in esa-star in the following link (</w:t>
      </w:r>
      <w:hyperlink r:id="rId11" w:history="1">
        <w:r w:rsidRPr="00132907">
          <w:rPr>
            <w:rStyle w:val="Hyperlink"/>
            <w:rFonts w:ascii="Arial" w:hAnsi="Arial" w:cs="Arial"/>
            <w:color w:val="0000FF"/>
          </w:rPr>
          <w:t>https://esastar-publication.sso.esa.int/supportingDocumentation/details/46</w:t>
        </w:r>
      </w:hyperlink>
      <w:r w:rsidRPr="00132907">
        <w:rPr>
          <w:rFonts w:ascii="Arial" w:hAnsi="Arial" w:cs="Arial"/>
        </w:rPr>
        <w:t>), are mentioned in the document.</w:t>
      </w:r>
    </w:p>
    <w:p w14:paraId="16A23EB8" w14:textId="77777777" w:rsidR="006A033C" w:rsidRPr="00132907" w:rsidRDefault="006A033C" w:rsidP="006A033C">
      <w:pPr>
        <w:jc w:val="both"/>
        <w:rPr>
          <w:rFonts w:ascii="Arial" w:hAnsi="Arial" w:cs="Arial"/>
        </w:rPr>
      </w:pPr>
      <w:r w:rsidRPr="00132907">
        <w:rPr>
          <w:rFonts w:ascii="Arial" w:hAnsi="Arial" w:cs="Arial"/>
        </w:rPr>
        <w:t>This document contains the following parts:</w:t>
      </w:r>
    </w:p>
    <w:p w14:paraId="56944102" w14:textId="77777777" w:rsidR="00D25896" w:rsidRPr="00132907" w:rsidRDefault="00D25896" w:rsidP="00D25896">
      <w:pPr>
        <w:autoSpaceDE w:val="0"/>
        <w:autoSpaceDN w:val="0"/>
        <w:adjustRightInd w:val="0"/>
        <w:spacing w:line="240" w:lineRule="auto"/>
        <w:jc w:val="both"/>
        <w:rPr>
          <w:rFonts w:ascii="Arial" w:hAnsi="Arial" w:cs="Arial"/>
          <w:color w:val="000000"/>
        </w:rPr>
      </w:pPr>
    </w:p>
    <w:p w14:paraId="19BC8F5C" w14:textId="77777777" w:rsidR="006A033C" w:rsidRPr="00132907" w:rsidRDefault="006A033C" w:rsidP="006A033C">
      <w:pPr>
        <w:jc w:val="both"/>
        <w:rPr>
          <w:rFonts w:ascii="Arial" w:hAnsi="Arial" w:cs="Arial"/>
          <w:b/>
          <w:bCs/>
        </w:rPr>
      </w:pPr>
      <w:r w:rsidRPr="00132907">
        <w:rPr>
          <w:rFonts w:ascii="Arial" w:hAnsi="Arial" w:cs="Arial"/>
          <w:b/>
          <w:bCs/>
        </w:rPr>
        <w:t xml:space="preserve">Part 1 - </w:t>
      </w:r>
      <w:r w:rsidRPr="00132907">
        <w:rPr>
          <w:rFonts w:ascii="Arial" w:hAnsi="Arial" w:cs="Arial"/>
          <w:b/>
          <w:bCs/>
          <w:u w:val="single"/>
        </w:rPr>
        <w:t>Conditions for Participating in a Tender Action</w:t>
      </w:r>
    </w:p>
    <w:p w14:paraId="71D470DE" w14:textId="77777777" w:rsidR="006A033C" w:rsidRPr="00132907" w:rsidRDefault="006A033C" w:rsidP="006A033C">
      <w:pPr>
        <w:jc w:val="both"/>
        <w:rPr>
          <w:rFonts w:ascii="Arial" w:hAnsi="Arial" w:cs="Arial"/>
          <w:b/>
          <w:bCs/>
        </w:rPr>
      </w:pPr>
    </w:p>
    <w:p w14:paraId="7DFAFA8B" w14:textId="0FD2DA40" w:rsidR="006A033C" w:rsidRPr="00132907" w:rsidRDefault="006A033C" w:rsidP="006A033C">
      <w:pPr>
        <w:jc w:val="both"/>
        <w:rPr>
          <w:rFonts w:ascii="Arial" w:hAnsi="Arial" w:cs="Arial"/>
        </w:rPr>
      </w:pPr>
      <w:r w:rsidRPr="00132907">
        <w:rPr>
          <w:rFonts w:ascii="Arial" w:hAnsi="Arial" w:cs="Arial"/>
        </w:rPr>
        <w:t>Part 1 addresses the Agency’s conditions</w:t>
      </w:r>
      <w:r w:rsidR="00AC01CE">
        <w:rPr>
          <w:rFonts w:ascii="Arial" w:hAnsi="Arial" w:cs="Arial"/>
        </w:rPr>
        <w:t>,</w:t>
      </w:r>
      <w:r w:rsidRPr="00132907">
        <w:rPr>
          <w:rFonts w:ascii="Arial" w:hAnsi="Arial" w:cs="Arial"/>
        </w:rPr>
        <w:t xml:space="preserve"> stemming directly from the Agency’s Contracting Regulations</w:t>
      </w:r>
      <w:r w:rsidRPr="00132907">
        <w:rPr>
          <w:rStyle w:val="FootnoteReference"/>
          <w:rFonts w:ascii="Arial" w:hAnsi="Arial" w:cs="Arial"/>
        </w:rPr>
        <w:footnoteReference w:id="4"/>
      </w:r>
      <w:r w:rsidRPr="00132907">
        <w:rPr>
          <w:rFonts w:ascii="Arial" w:hAnsi="Arial" w:cs="Arial"/>
        </w:rPr>
        <w:t xml:space="preserve"> adopted by the Agency’s Member States,</w:t>
      </w:r>
      <w:r w:rsidR="00AC01CE">
        <w:rPr>
          <w:rFonts w:ascii="Arial" w:hAnsi="Arial" w:cs="Arial"/>
        </w:rPr>
        <w:t xml:space="preserve"> regarding</w:t>
      </w:r>
      <w:r w:rsidRPr="00132907">
        <w:rPr>
          <w:rFonts w:ascii="Arial" w:hAnsi="Arial" w:cs="Arial"/>
        </w:rPr>
        <w:t xml:space="preserve"> the eligibility of Economic Operators to participate in a Tender Action and the obligation of Economic Operators to satisfy information and registration requirements</w:t>
      </w:r>
      <w:r w:rsidRPr="00132907">
        <w:rPr>
          <w:rStyle w:val="FootnoteReference"/>
          <w:rFonts w:ascii="Arial" w:hAnsi="Arial" w:cs="Arial"/>
        </w:rPr>
        <w:footnoteReference w:id="5"/>
      </w:r>
      <w:r w:rsidRPr="00132907">
        <w:rPr>
          <w:rFonts w:ascii="Arial" w:hAnsi="Arial" w:cs="Arial"/>
        </w:rPr>
        <w:t xml:space="preserve"> prior to submitting a tender and being awarded any subsequent Contract.</w:t>
      </w:r>
    </w:p>
    <w:p w14:paraId="206A971E" w14:textId="77777777" w:rsidR="006A033C" w:rsidRPr="00132907" w:rsidRDefault="006A033C" w:rsidP="006A033C">
      <w:pPr>
        <w:ind w:left="720"/>
        <w:jc w:val="both"/>
        <w:rPr>
          <w:rFonts w:ascii="Arial" w:hAnsi="Arial" w:cs="Arial"/>
        </w:rPr>
      </w:pPr>
    </w:p>
    <w:p w14:paraId="34340DAD" w14:textId="77777777" w:rsidR="006A033C" w:rsidRPr="00132907" w:rsidRDefault="006A033C" w:rsidP="006A033C">
      <w:pPr>
        <w:jc w:val="both"/>
        <w:rPr>
          <w:rFonts w:ascii="Arial" w:hAnsi="Arial" w:cs="Arial"/>
          <w:b/>
          <w:bCs/>
          <w:u w:val="single"/>
        </w:rPr>
      </w:pPr>
      <w:r w:rsidRPr="00132907">
        <w:rPr>
          <w:rFonts w:ascii="Arial" w:hAnsi="Arial" w:cs="Arial"/>
          <w:b/>
          <w:bCs/>
        </w:rPr>
        <w:t xml:space="preserve">Part 2 - </w:t>
      </w:r>
      <w:r w:rsidRPr="00132907">
        <w:rPr>
          <w:rFonts w:ascii="Arial" w:hAnsi="Arial" w:cs="Arial"/>
          <w:b/>
          <w:bCs/>
          <w:u w:val="single"/>
        </w:rPr>
        <w:t>Conditions for the Presentation and Submission of Tenders</w:t>
      </w:r>
    </w:p>
    <w:p w14:paraId="4BFD6D07" w14:textId="77777777" w:rsidR="006A033C" w:rsidRPr="00132907" w:rsidRDefault="006A033C" w:rsidP="006A033C">
      <w:pPr>
        <w:jc w:val="both"/>
        <w:rPr>
          <w:rFonts w:ascii="Arial" w:hAnsi="Arial" w:cs="Arial"/>
          <w:b/>
          <w:bCs/>
        </w:rPr>
      </w:pPr>
    </w:p>
    <w:p w14:paraId="544C94D0" w14:textId="5DB9E9CA" w:rsidR="006A033C" w:rsidRPr="00132907" w:rsidRDefault="006A033C" w:rsidP="006A033C">
      <w:pPr>
        <w:jc w:val="both"/>
        <w:rPr>
          <w:rFonts w:ascii="Arial" w:hAnsi="Arial" w:cs="Arial"/>
          <w:color w:val="2718F0"/>
        </w:rPr>
      </w:pPr>
      <w:r w:rsidRPr="00132907">
        <w:rPr>
          <w:rFonts w:ascii="Arial" w:hAnsi="Arial" w:cs="Arial"/>
        </w:rPr>
        <w:t xml:space="preserve">Part 2 addresses the Agency's conditions regarding the presentation and submission of tenders, as well as the formal and legal aspects of tenders. Tenders shall be submitted exclusively in electronic format via esa-star Tendering as indicated in Section </w:t>
      </w:r>
      <w:r w:rsidRPr="00132907">
        <w:rPr>
          <w:rStyle w:val="Hyperlink"/>
          <w:rFonts w:ascii="Arial" w:hAnsi="Arial" w:cs="Arial"/>
          <w:color w:val="auto"/>
          <w:highlight w:val="yellow"/>
        </w:rPr>
        <w:fldChar w:fldCharType="begin"/>
      </w:r>
      <w:r w:rsidRPr="00132907">
        <w:rPr>
          <w:rStyle w:val="Hyperlink"/>
          <w:rFonts w:ascii="Arial" w:hAnsi="Arial" w:cs="Arial"/>
          <w:color w:val="auto"/>
          <w:highlight w:val="yellow"/>
        </w:rPr>
        <w:instrText xml:space="preserve"> REF _Ref185255538 \r \h </w:instrText>
      </w:r>
      <w:r w:rsidR="00132907" w:rsidRPr="00132907">
        <w:rPr>
          <w:rStyle w:val="Hyperlink"/>
          <w:rFonts w:ascii="Arial" w:hAnsi="Arial" w:cs="Arial"/>
          <w:color w:val="auto"/>
          <w:highlight w:val="yellow"/>
        </w:rPr>
        <w:instrText xml:space="preserve"> \* MERGEFORMAT </w:instrText>
      </w:r>
      <w:r w:rsidRPr="00132907">
        <w:rPr>
          <w:rStyle w:val="Hyperlink"/>
          <w:rFonts w:ascii="Arial" w:hAnsi="Arial" w:cs="Arial"/>
          <w:color w:val="auto"/>
          <w:highlight w:val="yellow"/>
        </w:rPr>
      </w:r>
      <w:r w:rsidRPr="00132907">
        <w:rPr>
          <w:rStyle w:val="Hyperlink"/>
          <w:rFonts w:ascii="Arial" w:hAnsi="Arial" w:cs="Arial"/>
          <w:color w:val="auto"/>
          <w:highlight w:val="yellow"/>
        </w:rPr>
        <w:fldChar w:fldCharType="separate"/>
      </w:r>
      <w:r w:rsidR="00E076DB">
        <w:rPr>
          <w:rStyle w:val="Hyperlink"/>
          <w:rFonts w:ascii="Arial" w:hAnsi="Arial" w:cs="Arial"/>
          <w:color w:val="auto"/>
          <w:highlight w:val="yellow"/>
        </w:rPr>
        <w:t>2.8</w:t>
      </w:r>
      <w:r w:rsidRPr="00132907">
        <w:rPr>
          <w:rStyle w:val="Hyperlink"/>
          <w:rFonts w:ascii="Arial" w:hAnsi="Arial" w:cs="Arial"/>
          <w:color w:val="auto"/>
          <w:highlight w:val="yellow"/>
        </w:rPr>
        <w:fldChar w:fldCharType="end"/>
      </w:r>
      <w:r w:rsidRPr="00132907">
        <w:rPr>
          <w:rFonts w:ascii="Arial" w:hAnsi="Arial" w:cs="Arial"/>
          <w:color w:val="2718F0"/>
        </w:rPr>
        <w:t>.</w:t>
      </w:r>
      <w:r w:rsidRPr="00132907">
        <w:rPr>
          <w:rStyle w:val="FootnoteReference"/>
          <w:rFonts w:ascii="Arial" w:hAnsi="Arial" w:cs="Arial"/>
        </w:rPr>
        <w:footnoteReference w:id="6"/>
      </w:r>
    </w:p>
    <w:p w14:paraId="18F5BF4A" w14:textId="77777777" w:rsidR="006A033C" w:rsidRPr="00132907" w:rsidRDefault="006A033C" w:rsidP="006A033C">
      <w:pPr>
        <w:ind w:left="720"/>
        <w:jc w:val="both"/>
        <w:rPr>
          <w:rFonts w:ascii="Arial" w:hAnsi="Arial" w:cs="Arial"/>
        </w:rPr>
      </w:pPr>
    </w:p>
    <w:p w14:paraId="26B8378D" w14:textId="77777777" w:rsidR="006A033C" w:rsidRPr="00132907" w:rsidRDefault="006A033C" w:rsidP="006A033C">
      <w:pPr>
        <w:jc w:val="both"/>
        <w:rPr>
          <w:rFonts w:ascii="Arial" w:hAnsi="Arial" w:cs="Arial"/>
          <w:b/>
          <w:bCs/>
          <w:u w:val="single"/>
        </w:rPr>
      </w:pPr>
      <w:r w:rsidRPr="00132907">
        <w:rPr>
          <w:rFonts w:ascii="Arial" w:hAnsi="Arial" w:cs="Arial"/>
          <w:b/>
          <w:bCs/>
        </w:rPr>
        <w:t xml:space="preserve">Part 3 - </w:t>
      </w:r>
      <w:r w:rsidRPr="00132907">
        <w:rPr>
          <w:rFonts w:ascii="Arial" w:hAnsi="Arial" w:cs="Arial"/>
          <w:b/>
          <w:bCs/>
          <w:u w:val="single"/>
        </w:rPr>
        <w:t>Conditions for the Structure and Content of a Tender</w:t>
      </w:r>
    </w:p>
    <w:p w14:paraId="0437E282" w14:textId="77777777" w:rsidR="006A033C" w:rsidRPr="00132907" w:rsidRDefault="006A033C" w:rsidP="006A033C">
      <w:pPr>
        <w:jc w:val="both"/>
        <w:rPr>
          <w:rFonts w:ascii="Arial" w:hAnsi="Arial" w:cs="Arial"/>
          <w:b/>
          <w:bCs/>
        </w:rPr>
      </w:pPr>
    </w:p>
    <w:p w14:paraId="6EF9573C" w14:textId="77777777" w:rsidR="006A033C" w:rsidRPr="00132907" w:rsidRDefault="006A033C" w:rsidP="006A033C">
      <w:pPr>
        <w:jc w:val="both"/>
        <w:rPr>
          <w:rFonts w:ascii="Arial" w:hAnsi="Arial" w:cs="Arial"/>
        </w:rPr>
      </w:pPr>
      <w:r w:rsidRPr="00132907">
        <w:rPr>
          <w:rFonts w:ascii="Arial" w:hAnsi="Arial" w:cs="Arial"/>
        </w:rPr>
        <w:t>Part 3 addresses the Agency's conditions regarding the structure and content of a tender to ensure that a consistent approach is followed by all Tenderers in order to facilitate the subsequent evaluation by the Agency.</w:t>
      </w:r>
    </w:p>
    <w:p w14:paraId="5F46A150" w14:textId="18BBD591" w:rsidR="00D25896" w:rsidRPr="00132907" w:rsidRDefault="00D25896" w:rsidP="00D25896">
      <w:pPr>
        <w:spacing w:line="240" w:lineRule="auto"/>
        <w:contextualSpacing/>
        <w:jc w:val="both"/>
        <w:rPr>
          <w:rFonts w:ascii="Arial" w:hAnsi="Arial" w:cs="Arial"/>
        </w:rPr>
      </w:pPr>
      <w:r w:rsidRPr="00132907">
        <w:rPr>
          <w:rFonts w:ascii="Arial" w:hAnsi="Arial" w:cs="Arial"/>
        </w:rPr>
        <w:t xml:space="preserve">Personal Data processed under an ESA Contract will be subject to the Personal Data Processing (“PDP”) Annex attached to the Draft Contract of the ITT. Special attention is drawn to Part 3, </w:t>
      </w:r>
      <w:r w:rsidR="00AC01CE">
        <w:rPr>
          <w:rFonts w:ascii="Arial" w:hAnsi="Arial" w:cs="Arial"/>
        </w:rPr>
        <w:t>section</w:t>
      </w:r>
      <w:r w:rsidRPr="00132907">
        <w:rPr>
          <w:rFonts w:ascii="Arial" w:hAnsi="Arial" w:cs="Arial"/>
        </w:rPr>
        <w:t xml:space="preserve"> </w:t>
      </w:r>
      <w:r w:rsidR="00AC01CE">
        <w:rPr>
          <w:rFonts w:ascii="Arial" w:hAnsi="Arial" w:cs="Arial"/>
        </w:rPr>
        <w:t>3.4.4</w:t>
      </w:r>
      <w:r w:rsidRPr="00132907">
        <w:rPr>
          <w:rFonts w:ascii="Arial" w:hAnsi="Arial" w:cs="Arial"/>
        </w:rPr>
        <w:t xml:space="preserve"> and </w:t>
      </w:r>
      <w:r w:rsidR="00AC01CE">
        <w:rPr>
          <w:rFonts w:ascii="Arial" w:hAnsi="Arial" w:cs="Arial"/>
        </w:rPr>
        <w:t>section 3.6.1</w:t>
      </w:r>
      <w:r w:rsidRPr="00132907">
        <w:rPr>
          <w:rFonts w:ascii="Arial" w:hAnsi="Arial" w:cs="Arial"/>
        </w:rPr>
        <w:t xml:space="preserve"> below.</w:t>
      </w:r>
    </w:p>
    <w:p w14:paraId="3938A954" w14:textId="77777777" w:rsidR="00D25896" w:rsidRPr="00132907" w:rsidRDefault="00D25896" w:rsidP="00D25896">
      <w:pPr>
        <w:spacing w:after="160" w:line="259" w:lineRule="auto"/>
        <w:rPr>
          <w:rFonts w:ascii="Arial" w:hAnsi="Arial" w:cs="Arial"/>
          <w:b/>
          <w:color w:val="0000FF"/>
          <w:u w:val="single"/>
        </w:rPr>
      </w:pPr>
      <w:r w:rsidRPr="00132907">
        <w:rPr>
          <w:rFonts w:ascii="Arial" w:hAnsi="Arial" w:cs="Arial"/>
          <w:b/>
          <w:color w:val="0000FF"/>
          <w:u w:val="single"/>
        </w:rPr>
        <w:br w:type="page"/>
      </w:r>
    </w:p>
    <w:p w14:paraId="130EAAB2" w14:textId="77777777" w:rsidR="006A033C" w:rsidRPr="00132907" w:rsidRDefault="006A033C" w:rsidP="006A033C">
      <w:pPr>
        <w:pStyle w:val="Heading10"/>
        <w:spacing w:before="0" w:after="160"/>
        <w:jc w:val="both"/>
        <w:rPr>
          <w:rFonts w:ascii="Arial" w:hAnsi="Arial" w:cs="Arial"/>
          <w:b/>
          <w:bCs/>
          <w:color w:val="auto"/>
          <w:sz w:val="24"/>
          <w:szCs w:val="24"/>
          <w:u w:val="single"/>
        </w:rPr>
      </w:pPr>
      <w:bookmarkStart w:id="2" w:name="_Toc62490749"/>
      <w:bookmarkStart w:id="3" w:name="_Toc73469224"/>
      <w:bookmarkStart w:id="4" w:name="_Toc148362114"/>
      <w:bookmarkStart w:id="5" w:name="_Toc181006006"/>
      <w:bookmarkStart w:id="6" w:name="_Toc181351741"/>
      <w:bookmarkStart w:id="7" w:name="_Toc185255727"/>
      <w:bookmarkStart w:id="8" w:name="_Toc188889887"/>
      <w:bookmarkStart w:id="9" w:name="_Hlk185320233"/>
      <w:r w:rsidRPr="00132907">
        <w:rPr>
          <w:rFonts w:ascii="Arial" w:hAnsi="Arial" w:cs="Arial"/>
          <w:b/>
          <w:bCs/>
          <w:color w:val="auto"/>
          <w:sz w:val="24"/>
          <w:szCs w:val="24"/>
        </w:rPr>
        <w:lastRenderedPageBreak/>
        <w:t xml:space="preserve">PART 1 - </w:t>
      </w:r>
      <w:r w:rsidRPr="00132907">
        <w:rPr>
          <w:rFonts w:ascii="Arial" w:hAnsi="Arial" w:cs="Arial"/>
          <w:b/>
          <w:bCs/>
          <w:color w:val="auto"/>
          <w:sz w:val="24"/>
          <w:szCs w:val="24"/>
          <w:u w:val="single"/>
        </w:rPr>
        <w:t>CONDITIONS FOR PARTICIPATING IN A TENDER</w:t>
      </w:r>
      <w:bookmarkEnd w:id="2"/>
      <w:bookmarkEnd w:id="3"/>
      <w:bookmarkEnd w:id="4"/>
      <w:bookmarkEnd w:id="5"/>
      <w:bookmarkEnd w:id="6"/>
      <w:r w:rsidRPr="00132907">
        <w:rPr>
          <w:rFonts w:ascii="Arial" w:hAnsi="Arial" w:cs="Arial"/>
          <w:b/>
          <w:bCs/>
          <w:color w:val="auto"/>
          <w:sz w:val="24"/>
          <w:szCs w:val="24"/>
          <w:u w:val="single"/>
        </w:rPr>
        <w:t xml:space="preserve"> ACTION</w:t>
      </w:r>
      <w:bookmarkEnd w:id="7"/>
      <w:bookmarkEnd w:id="8"/>
    </w:p>
    <w:p w14:paraId="34B71A80" w14:textId="77777777" w:rsidR="006A033C" w:rsidRPr="00132907" w:rsidRDefault="006A033C" w:rsidP="006A033C">
      <w:pPr>
        <w:jc w:val="both"/>
        <w:rPr>
          <w:rFonts w:ascii="Arial" w:hAnsi="Arial" w:cs="Arial"/>
        </w:rPr>
      </w:pPr>
    </w:p>
    <w:p w14:paraId="6F805DF0"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0" w:name="_Toc181006007"/>
      <w:bookmarkStart w:id="11" w:name="_Toc181351742"/>
      <w:bookmarkStart w:id="12" w:name="_Toc181375262"/>
      <w:bookmarkStart w:id="13" w:name="_Toc185255728"/>
      <w:bookmarkStart w:id="14" w:name="_Toc188889888"/>
      <w:r w:rsidRPr="00132907">
        <w:rPr>
          <w:rFonts w:ascii="Arial" w:hAnsi="Arial" w:cs="Arial"/>
          <w:b/>
          <w:bCs/>
          <w:color w:val="auto"/>
          <w:sz w:val="24"/>
          <w:szCs w:val="24"/>
          <w:u w:val="single"/>
        </w:rPr>
        <w:t>Eligibility Requirements</w:t>
      </w:r>
      <w:bookmarkEnd w:id="10"/>
      <w:bookmarkEnd w:id="11"/>
      <w:bookmarkEnd w:id="12"/>
      <w:bookmarkEnd w:id="13"/>
      <w:bookmarkEnd w:id="14"/>
    </w:p>
    <w:p w14:paraId="2AA0BE4B" w14:textId="77777777" w:rsidR="006A033C" w:rsidRPr="00132907" w:rsidRDefault="006A033C" w:rsidP="006A033C">
      <w:pPr>
        <w:jc w:val="both"/>
        <w:rPr>
          <w:rFonts w:ascii="Arial" w:hAnsi="Arial" w:cs="Arial"/>
        </w:rPr>
      </w:pPr>
    </w:p>
    <w:p w14:paraId="73B111B1" w14:textId="77777777" w:rsidR="006A033C" w:rsidRPr="00132907" w:rsidRDefault="006A033C" w:rsidP="006A033C">
      <w:pPr>
        <w:jc w:val="both"/>
        <w:rPr>
          <w:rFonts w:ascii="Arial" w:hAnsi="Arial" w:cs="Arial"/>
        </w:rPr>
      </w:pPr>
      <w:r w:rsidRPr="00132907">
        <w:rPr>
          <w:rFonts w:ascii="Arial" w:hAnsi="Arial" w:cs="Arial"/>
        </w:rPr>
        <w:t>The below eligibility requirements to participate in a Tender Action of the Agency are stemming from Article 12 of the Contracting Regulations</w:t>
      </w:r>
      <w:r w:rsidRPr="00132907">
        <w:rPr>
          <w:rStyle w:val="FootnoteReference"/>
          <w:rFonts w:ascii="Arial" w:hAnsi="Arial" w:cs="Arial"/>
        </w:rPr>
        <w:footnoteReference w:id="7"/>
      </w:r>
      <w:r w:rsidRPr="00132907">
        <w:rPr>
          <w:rFonts w:ascii="Arial" w:hAnsi="Arial" w:cs="Arial"/>
        </w:rPr>
        <w:t>.</w:t>
      </w:r>
    </w:p>
    <w:p w14:paraId="6B00BA52" w14:textId="77777777" w:rsidR="006A033C" w:rsidRPr="00132907" w:rsidRDefault="006A033C" w:rsidP="006A033C">
      <w:pPr>
        <w:jc w:val="both"/>
        <w:rPr>
          <w:rFonts w:ascii="Arial" w:hAnsi="Arial" w:cs="Arial"/>
        </w:rPr>
      </w:pPr>
    </w:p>
    <w:p w14:paraId="15F8C1EB"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5" w:name="_Toc181006008"/>
      <w:bookmarkStart w:id="16" w:name="_Toc181351743"/>
      <w:bookmarkStart w:id="17" w:name="_Toc181375263"/>
      <w:bookmarkStart w:id="18" w:name="_Toc185255729"/>
      <w:bookmarkStart w:id="19" w:name="_Toc188889889"/>
      <w:r w:rsidRPr="00132907">
        <w:rPr>
          <w:rFonts w:ascii="Arial" w:hAnsi="Arial" w:cs="Arial"/>
          <w:b/>
          <w:bCs/>
          <w:color w:val="auto"/>
          <w:sz w:val="24"/>
          <w:szCs w:val="24"/>
          <w:u w:val="single"/>
        </w:rPr>
        <w:t>Registration Requirements</w:t>
      </w:r>
      <w:bookmarkEnd w:id="15"/>
      <w:bookmarkEnd w:id="16"/>
      <w:bookmarkEnd w:id="17"/>
      <w:bookmarkEnd w:id="18"/>
      <w:bookmarkEnd w:id="19"/>
    </w:p>
    <w:p w14:paraId="03341E08" w14:textId="77777777" w:rsidR="006A033C" w:rsidRPr="00132907" w:rsidRDefault="006A033C" w:rsidP="006A033C">
      <w:pPr>
        <w:pStyle w:val="ListParagraph"/>
        <w:ind w:left="468"/>
        <w:contextualSpacing w:val="0"/>
        <w:jc w:val="both"/>
        <w:rPr>
          <w:rFonts w:ascii="Arial" w:hAnsi="Arial" w:cs="Arial"/>
        </w:rPr>
      </w:pPr>
    </w:p>
    <w:p w14:paraId="0170BB3A" w14:textId="77777777" w:rsidR="006A033C" w:rsidRPr="00132907" w:rsidRDefault="006A033C" w:rsidP="006A033C">
      <w:pPr>
        <w:jc w:val="both"/>
        <w:rPr>
          <w:rFonts w:ascii="Arial" w:hAnsi="Arial" w:cs="Arial"/>
        </w:rPr>
      </w:pPr>
      <w:r w:rsidRPr="00132907">
        <w:rPr>
          <w:rFonts w:ascii="Arial" w:hAnsi="Arial" w:cs="Arial"/>
        </w:rPr>
        <w:t>The ESA Member States have made registration mandatory for Economic Operators wishing to do business with the Agency as stipulated in Article 12.5 of the Contracting Regulations. Economic Operators not yet registered as potential Bidders are requested to complete the online questionnaire on the “esa-star Registration” website (</w:t>
      </w:r>
      <w:hyperlink r:id="rId12" w:tgtFrame="_blank" w:tooltip="https://esastar-emr.sso.esa.int/" w:history="1">
        <w:r w:rsidRPr="00132907">
          <w:rPr>
            <w:rStyle w:val="Hyperlink"/>
            <w:rFonts w:ascii="Arial" w:hAnsi="Arial" w:cs="Arial"/>
            <w:color w:val="0000FF"/>
          </w:rPr>
          <w:t>https://esastar-emr.sso.esa.int/</w:t>
        </w:r>
      </w:hyperlink>
      <w:r w:rsidRPr="00132907">
        <w:rPr>
          <w:rFonts w:ascii="Arial" w:hAnsi="Arial" w:cs="Arial"/>
        </w:rPr>
        <w:t>).</w:t>
      </w:r>
    </w:p>
    <w:p w14:paraId="7BD1794B" w14:textId="77777777" w:rsidR="006A033C" w:rsidRPr="00132907" w:rsidRDefault="006A033C" w:rsidP="006A033C">
      <w:pPr>
        <w:jc w:val="both"/>
        <w:rPr>
          <w:rFonts w:ascii="Arial" w:hAnsi="Arial" w:cs="Arial"/>
        </w:rPr>
      </w:pPr>
    </w:p>
    <w:p w14:paraId="5CCB5AE4" w14:textId="161341D6" w:rsidR="006A033C" w:rsidRPr="00132907" w:rsidRDefault="006A033C" w:rsidP="006A033C">
      <w:pPr>
        <w:jc w:val="both"/>
        <w:rPr>
          <w:rFonts w:ascii="Arial" w:hAnsi="Arial" w:cs="Arial"/>
        </w:rPr>
      </w:pPr>
      <w:r w:rsidRPr="00132907">
        <w:rPr>
          <w:rFonts w:ascii="Arial" w:hAnsi="Arial" w:cs="Arial"/>
        </w:rPr>
        <w:t>Any entity, including any Subcontractor in the proposed project team at the time when a tender is submitted, is required to at least have already completed “Light Registration” as described in the esa-star Registration User Manual available at:</w:t>
      </w:r>
    </w:p>
    <w:p w14:paraId="006ABDDC" w14:textId="77777777" w:rsidR="006A033C" w:rsidRPr="00132907" w:rsidRDefault="006A033C" w:rsidP="006A033C">
      <w:pPr>
        <w:jc w:val="both"/>
        <w:rPr>
          <w:rFonts w:ascii="Arial" w:hAnsi="Arial" w:cs="Arial"/>
        </w:rPr>
      </w:pPr>
      <w:hyperlink r:id="rId13" w:tgtFrame="_blank" w:tooltip="https://esastar-emr.sso.esa.int/account/downloadfile" w:history="1">
        <w:hyperlink r:id="rId14" w:tgtFrame="_blank" w:tooltip="https://esastar-emr.sso.esa.int/account/downloadfile" w:history="1">
          <w:r w:rsidRPr="00132907">
            <w:rPr>
              <w:rStyle w:val="Hyperlink"/>
              <w:rFonts w:ascii="Arial" w:hAnsi="Arial" w:cs="Arial"/>
              <w:color w:val="0000FF"/>
            </w:rPr>
            <w:t>https://esastar-emr.sso.esa.int/Account/DownloadFile</w:t>
          </w:r>
        </w:hyperlink>
      </w:hyperlink>
      <w:r w:rsidRPr="00132907">
        <w:rPr>
          <w:rFonts w:ascii="Arial" w:hAnsi="Arial" w:cs="Arial"/>
        </w:rPr>
        <w:t>.</w:t>
      </w:r>
    </w:p>
    <w:p w14:paraId="2F3D6951" w14:textId="77777777" w:rsidR="006A033C" w:rsidRPr="00132907" w:rsidRDefault="006A033C" w:rsidP="006A033C">
      <w:pPr>
        <w:jc w:val="both"/>
        <w:rPr>
          <w:rFonts w:ascii="Arial" w:hAnsi="Arial" w:cs="Arial"/>
        </w:rPr>
      </w:pPr>
    </w:p>
    <w:p w14:paraId="1A0249E9" w14:textId="2E27282F" w:rsidR="006A033C" w:rsidRPr="00132907" w:rsidRDefault="006A033C" w:rsidP="006A033C">
      <w:pPr>
        <w:jc w:val="both"/>
        <w:rPr>
          <w:rFonts w:ascii="Arial" w:hAnsi="Arial" w:cs="Arial"/>
        </w:rPr>
      </w:pPr>
      <w:r w:rsidRPr="00132907">
        <w:rPr>
          <w:rFonts w:ascii="Arial" w:hAnsi="Arial" w:cs="Arial"/>
        </w:rPr>
        <w:t>Please note that only “Full Registration” allows the Contract to be placed with the selected Tenderer.</w:t>
      </w:r>
    </w:p>
    <w:p w14:paraId="6DD9F7D9" w14:textId="77777777" w:rsidR="006A033C" w:rsidRPr="00132907" w:rsidRDefault="006A033C" w:rsidP="006A033C">
      <w:pPr>
        <w:jc w:val="both"/>
        <w:rPr>
          <w:rFonts w:ascii="Arial" w:hAnsi="Arial" w:cs="Arial"/>
        </w:rPr>
      </w:pPr>
    </w:p>
    <w:p w14:paraId="64DA30D5" w14:textId="61FE24E3" w:rsidR="006A033C" w:rsidRPr="00132907" w:rsidRDefault="006A033C" w:rsidP="006A033C">
      <w:pPr>
        <w:jc w:val="both"/>
        <w:rPr>
          <w:rFonts w:ascii="Arial" w:hAnsi="Arial" w:cs="Arial"/>
        </w:rPr>
      </w:pPr>
      <w:r w:rsidRPr="00132907">
        <w:rPr>
          <w:rFonts w:ascii="Arial" w:hAnsi="Arial" w:cs="Arial"/>
        </w:rPr>
        <w:t>Registration as an ESA Entity includes the obligation to subsequently fill in the Agency Questionnaire and to update it yearly via the following link: </w:t>
      </w:r>
      <w:hyperlink r:id="rId15">
        <w:r w:rsidRPr="00132907">
          <w:rPr>
            <w:rStyle w:val="Hyperlink"/>
            <w:rFonts w:ascii="Arial" w:hAnsi="Arial" w:cs="Arial"/>
            <w:color w:val="0000FF"/>
          </w:rPr>
          <w:t>https://esastar-em.sso.esa.int</w:t>
        </w:r>
      </w:hyperlink>
      <w:r w:rsidRPr="00132907">
        <w:rPr>
          <w:rFonts w:ascii="Arial" w:hAnsi="Arial" w:cs="Arial"/>
        </w:rPr>
        <w:t>.</w:t>
      </w:r>
    </w:p>
    <w:p w14:paraId="2C63FE07" w14:textId="77777777" w:rsidR="006A033C" w:rsidRPr="00132907" w:rsidRDefault="006A033C" w:rsidP="006A033C">
      <w:pPr>
        <w:jc w:val="both"/>
        <w:rPr>
          <w:rFonts w:ascii="Arial" w:hAnsi="Arial" w:cs="Arial"/>
          <w:b/>
          <w:bCs/>
        </w:rPr>
      </w:pPr>
    </w:p>
    <w:p w14:paraId="219041C5" w14:textId="5E062270" w:rsidR="006A033C" w:rsidRPr="00132907" w:rsidRDefault="006A033C" w:rsidP="006A033C">
      <w:pPr>
        <w:jc w:val="both"/>
        <w:rPr>
          <w:rFonts w:ascii="Arial" w:hAnsi="Arial" w:cs="Arial"/>
        </w:rPr>
      </w:pPr>
      <w:r w:rsidRPr="00132907">
        <w:rPr>
          <w:rFonts w:ascii="Arial" w:hAnsi="Arial" w:cs="Arial"/>
          <w:b/>
          <w:bCs/>
        </w:rPr>
        <w:t>Failure to provide or update the required information will result in the access to the non-public part of esa-star being blocked.</w:t>
      </w:r>
    </w:p>
    <w:p w14:paraId="2AFEC3AF" w14:textId="77777777" w:rsidR="006A033C" w:rsidRPr="00132907" w:rsidRDefault="006A033C" w:rsidP="006A033C">
      <w:pPr>
        <w:jc w:val="both"/>
        <w:rPr>
          <w:rFonts w:ascii="Arial" w:hAnsi="Arial" w:cs="Arial"/>
        </w:rPr>
      </w:pPr>
    </w:p>
    <w:p w14:paraId="19809D4C" w14:textId="76BB88BC" w:rsidR="006A033C" w:rsidRPr="00132907" w:rsidRDefault="006A033C" w:rsidP="006A033C">
      <w:pPr>
        <w:jc w:val="both"/>
        <w:rPr>
          <w:rFonts w:ascii="Arial" w:hAnsi="Arial" w:cs="Arial"/>
        </w:rPr>
      </w:pPr>
      <w:r w:rsidRPr="00132907">
        <w:rPr>
          <w:rFonts w:ascii="Arial" w:hAnsi="Arial" w:cs="Arial"/>
        </w:rPr>
        <w:t xml:space="preserve">Further information on the registration process can be found on the Industry Portal pages available at: </w:t>
      </w:r>
    </w:p>
    <w:p w14:paraId="1B346677" w14:textId="0D65FBD3" w:rsidR="006A033C" w:rsidRPr="002F2845" w:rsidRDefault="006A033C" w:rsidP="006A033C">
      <w:pPr>
        <w:jc w:val="both"/>
        <w:rPr>
          <w:rStyle w:val="Hyperlink"/>
          <w:rFonts w:ascii="Arial" w:hAnsi="Arial" w:cs="Arial"/>
          <w:color w:val="0000FF"/>
        </w:rPr>
      </w:pPr>
      <w:hyperlink r:id="rId16" w:history="1">
        <w:r w:rsidRPr="002F2845">
          <w:rPr>
            <w:rStyle w:val="Hyperlink"/>
            <w:rFonts w:ascii="Arial" w:hAnsi="Arial" w:cs="Arial"/>
            <w:color w:val="0000FF"/>
          </w:rPr>
          <w:t>http://www.esa.int/About_Us/Business_with_ESA/How_to_do/esa-star_Registration_Process</w:t>
        </w:r>
      </w:hyperlink>
      <w:r w:rsidRPr="002F2845">
        <w:rPr>
          <w:rStyle w:val="Hyperlink"/>
          <w:rFonts w:ascii="Arial" w:hAnsi="Arial" w:cs="Arial"/>
          <w:color w:val="0000FF"/>
        </w:rPr>
        <w:t>.</w:t>
      </w:r>
    </w:p>
    <w:p w14:paraId="0ACF268E" w14:textId="77777777" w:rsidR="006A033C" w:rsidRPr="00132907" w:rsidRDefault="006A033C" w:rsidP="006A033C">
      <w:pPr>
        <w:jc w:val="both"/>
        <w:rPr>
          <w:rFonts w:ascii="Arial" w:hAnsi="Arial" w:cs="Arial"/>
        </w:rPr>
      </w:pPr>
    </w:p>
    <w:p w14:paraId="444BB49A" w14:textId="3279EEE9" w:rsidR="006A033C" w:rsidRPr="00132907" w:rsidRDefault="006A033C" w:rsidP="006A033C">
      <w:pPr>
        <w:jc w:val="both"/>
        <w:rPr>
          <w:rFonts w:ascii="Arial" w:hAnsi="Arial" w:cs="Arial"/>
        </w:rPr>
      </w:pPr>
      <w:r w:rsidRPr="00132907">
        <w:rPr>
          <w:rFonts w:ascii="Arial" w:hAnsi="Arial" w:cs="Arial"/>
        </w:rPr>
        <w:t>Moreover, it is recalled that a Tenderer by accepting the terms and conditions of esa-star Registration, already committed to use the content transmitted via esa-star for the sole purpose of the concerned Tender Action in compliance with the applicable rules and procedures and subject to the confidentiality and non-disclosure terms indicated in the concerned Solicitation Documents.</w:t>
      </w:r>
    </w:p>
    <w:bookmarkEnd w:id="9"/>
    <w:p w14:paraId="6DB9F1F9" w14:textId="77777777" w:rsidR="006A033C" w:rsidRPr="00132907" w:rsidRDefault="006A033C" w:rsidP="006A033C">
      <w:pPr>
        <w:jc w:val="both"/>
        <w:rPr>
          <w:rFonts w:ascii="Arial" w:hAnsi="Arial" w:cs="Arial"/>
        </w:rPr>
      </w:pPr>
    </w:p>
    <w:p w14:paraId="1D01DD21" w14:textId="77777777" w:rsidR="00090572" w:rsidRPr="00132907" w:rsidRDefault="00090572" w:rsidP="00090572">
      <w:pPr>
        <w:pStyle w:val="Heading2"/>
        <w:numPr>
          <w:ilvl w:val="1"/>
          <w:numId w:val="22"/>
        </w:numPr>
        <w:spacing w:before="0"/>
        <w:ind w:left="1440" w:hanging="360"/>
        <w:jc w:val="both"/>
        <w:rPr>
          <w:rFonts w:ascii="Arial" w:hAnsi="Arial" w:cs="Arial"/>
          <w:b/>
          <w:bCs/>
          <w:color w:val="auto"/>
          <w:sz w:val="24"/>
          <w:szCs w:val="24"/>
          <w:u w:val="single"/>
        </w:rPr>
      </w:pPr>
      <w:bookmarkStart w:id="20" w:name="_Toc181006009"/>
      <w:bookmarkStart w:id="21" w:name="_Toc181351744"/>
      <w:bookmarkStart w:id="22" w:name="_Toc181375264"/>
      <w:bookmarkStart w:id="23" w:name="_Toc185255730"/>
      <w:bookmarkStart w:id="24" w:name="_Toc188889890"/>
      <w:r w:rsidRPr="00132907">
        <w:rPr>
          <w:rFonts w:ascii="Arial" w:hAnsi="Arial" w:cs="Arial"/>
          <w:b/>
          <w:bCs/>
          <w:color w:val="auto"/>
          <w:sz w:val="24"/>
          <w:szCs w:val="24"/>
          <w:u w:val="single"/>
        </w:rPr>
        <w:t>Right to Review</w:t>
      </w:r>
      <w:bookmarkEnd w:id="20"/>
      <w:bookmarkEnd w:id="21"/>
      <w:bookmarkEnd w:id="22"/>
      <w:bookmarkEnd w:id="23"/>
      <w:bookmarkEnd w:id="24"/>
    </w:p>
    <w:p w14:paraId="6DFB2D97" w14:textId="77777777" w:rsidR="006A033C" w:rsidRPr="00132907" w:rsidDel="00724A99" w:rsidRDefault="006A033C" w:rsidP="006A033C">
      <w:pPr>
        <w:rPr>
          <w:rFonts w:ascii="Arial" w:hAnsi="Arial" w:cs="Arial"/>
        </w:rPr>
      </w:pPr>
    </w:p>
    <w:p w14:paraId="78FAF7DF" w14:textId="77777777" w:rsidR="00090572" w:rsidRPr="00132907" w:rsidRDefault="00090572" w:rsidP="00090572">
      <w:pPr>
        <w:jc w:val="both"/>
        <w:rPr>
          <w:rFonts w:ascii="Arial" w:hAnsi="Arial" w:cs="Arial"/>
        </w:rPr>
      </w:pPr>
      <w:r w:rsidRPr="00132907" w:rsidDel="00724A99">
        <w:rPr>
          <w:rFonts w:ascii="Arial" w:hAnsi="Arial" w:cs="Arial"/>
        </w:rPr>
        <w:t xml:space="preserve">A Tenderer, or any other Economic Operator, demonstrating a direct interest in an Agency’s procurement, and that claims a potential loss due to an alleged procedural breach of ESA </w:t>
      </w:r>
      <w:r w:rsidRPr="00132907" w:rsidDel="00724A99">
        <w:rPr>
          <w:rFonts w:ascii="Arial" w:hAnsi="Arial" w:cs="Arial"/>
        </w:rPr>
        <w:lastRenderedPageBreak/>
        <w:t>Contracting Regulations by the Agency, may seek review in accordance with Part VII of these Regulations, subject to certain restrictions stated therein</w:t>
      </w:r>
      <w:r w:rsidRPr="00132907">
        <w:rPr>
          <w:rStyle w:val="FootnoteReference"/>
          <w:rFonts w:ascii="Arial" w:hAnsi="Arial" w:cs="Arial"/>
        </w:rPr>
        <w:footnoteReference w:id="8"/>
      </w:r>
      <w:r w:rsidRPr="00132907" w:rsidDel="00724A99">
        <w:rPr>
          <w:rFonts w:ascii="Arial" w:hAnsi="Arial" w:cs="Arial"/>
        </w:rPr>
        <w:t>.</w:t>
      </w:r>
    </w:p>
    <w:p w14:paraId="0C629DF2" w14:textId="4F040DDD" w:rsidR="00D25896" w:rsidRPr="00132907" w:rsidRDefault="00D25896" w:rsidP="00D25896">
      <w:pPr>
        <w:spacing w:after="160" w:line="259" w:lineRule="auto"/>
        <w:rPr>
          <w:rFonts w:ascii="Arial" w:hAnsi="Arial" w:cs="Arial"/>
          <w:b/>
          <w:color w:val="0000FF"/>
          <w:u w:val="single"/>
        </w:rPr>
      </w:pPr>
      <w:r w:rsidRPr="00132907">
        <w:rPr>
          <w:rFonts w:ascii="Arial" w:hAnsi="Arial" w:cs="Arial"/>
          <w:b/>
          <w:color w:val="0000FF"/>
          <w:u w:val="single"/>
        </w:rPr>
        <w:br w:type="page"/>
      </w:r>
    </w:p>
    <w:p w14:paraId="01A50604" w14:textId="77777777" w:rsidR="00090572" w:rsidRPr="00132907" w:rsidRDefault="00090572" w:rsidP="00090572">
      <w:pPr>
        <w:pStyle w:val="Heading10"/>
        <w:spacing w:before="0" w:after="160"/>
        <w:jc w:val="both"/>
        <w:rPr>
          <w:rFonts w:ascii="Arial" w:hAnsi="Arial" w:cs="Arial"/>
          <w:b/>
          <w:bCs/>
          <w:color w:val="auto"/>
          <w:sz w:val="24"/>
          <w:szCs w:val="24"/>
        </w:rPr>
      </w:pPr>
      <w:bookmarkStart w:id="25" w:name="_Toc181006010"/>
      <w:bookmarkStart w:id="26" w:name="_Toc181351745"/>
      <w:bookmarkStart w:id="27" w:name="_Toc185255731"/>
      <w:bookmarkStart w:id="28" w:name="_Toc188889891"/>
      <w:bookmarkStart w:id="29" w:name="_Hlk185320304"/>
      <w:r w:rsidRPr="00132907">
        <w:rPr>
          <w:rFonts w:ascii="Arial" w:hAnsi="Arial" w:cs="Arial"/>
          <w:b/>
          <w:bCs/>
          <w:color w:val="auto"/>
          <w:sz w:val="24"/>
          <w:szCs w:val="24"/>
        </w:rPr>
        <w:lastRenderedPageBreak/>
        <w:t xml:space="preserve">PART 2 - </w:t>
      </w:r>
      <w:r w:rsidRPr="00132907">
        <w:rPr>
          <w:rFonts w:ascii="Arial" w:hAnsi="Arial" w:cs="Arial"/>
          <w:b/>
          <w:bCs/>
          <w:color w:val="auto"/>
          <w:sz w:val="24"/>
          <w:szCs w:val="24"/>
          <w:u w:val="single"/>
        </w:rPr>
        <w:t>CONDITIONS FOR THE PRESENTATION AND SUBMISSION OF TENDERS</w:t>
      </w:r>
      <w:bookmarkEnd w:id="25"/>
      <w:bookmarkEnd w:id="26"/>
      <w:bookmarkEnd w:id="27"/>
      <w:bookmarkEnd w:id="28"/>
    </w:p>
    <w:p w14:paraId="32E476E2" w14:textId="77777777" w:rsidR="00090572" w:rsidRPr="00132907" w:rsidRDefault="00090572" w:rsidP="00090572">
      <w:pPr>
        <w:rPr>
          <w:rFonts w:ascii="Arial" w:hAnsi="Arial" w:cs="Arial"/>
        </w:rPr>
      </w:pPr>
    </w:p>
    <w:p w14:paraId="01B1951F" w14:textId="77777777" w:rsidR="00090572" w:rsidRPr="00132907" w:rsidRDefault="00090572" w:rsidP="00090572">
      <w:pPr>
        <w:pStyle w:val="Heading2"/>
        <w:numPr>
          <w:ilvl w:val="1"/>
          <w:numId w:val="24"/>
        </w:numPr>
        <w:spacing w:before="0"/>
        <w:ind w:left="2520" w:hanging="360"/>
        <w:rPr>
          <w:rFonts w:ascii="Arial" w:hAnsi="Arial" w:cs="Arial"/>
          <w:b/>
          <w:bCs/>
          <w:color w:val="auto"/>
          <w:sz w:val="24"/>
          <w:szCs w:val="24"/>
          <w:u w:val="single"/>
        </w:rPr>
      </w:pPr>
      <w:bookmarkStart w:id="30" w:name="_Toc181006011"/>
      <w:bookmarkStart w:id="31" w:name="_Toc181351746"/>
      <w:bookmarkStart w:id="32" w:name="_Toc181375266"/>
      <w:bookmarkStart w:id="33" w:name="_Toc185255732"/>
      <w:bookmarkStart w:id="34" w:name="_Toc188889892"/>
      <w:r w:rsidRPr="00132907">
        <w:rPr>
          <w:rFonts w:ascii="Arial" w:hAnsi="Arial" w:cs="Arial"/>
          <w:b/>
          <w:bCs/>
          <w:color w:val="auto"/>
          <w:sz w:val="24"/>
          <w:szCs w:val="24"/>
          <w:u w:val="single"/>
        </w:rPr>
        <w:t>General standards of presentation</w:t>
      </w:r>
      <w:bookmarkEnd w:id="30"/>
      <w:bookmarkEnd w:id="31"/>
      <w:bookmarkEnd w:id="32"/>
      <w:bookmarkEnd w:id="33"/>
      <w:bookmarkEnd w:id="34"/>
    </w:p>
    <w:p w14:paraId="14B27D26" w14:textId="77777777" w:rsidR="00090572" w:rsidRPr="00132907" w:rsidRDefault="00090572" w:rsidP="00090572">
      <w:pPr>
        <w:rPr>
          <w:rFonts w:ascii="Arial" w:hAnsi="Arial" w:cs="Arial"/>
        </w:rPr>
      </w:pPr>
    </w:p>
    <w:p w14:paraId="1E77E374"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5" w:name="_Toc185255733"/>
      <w:bookmarkStart w:id="36" w:name="_Toc188889893"/>
      <w:r w:rsidRPr="00132907">
        <w:rPr>
          <w:rFonts w:ascii="Arial" w:eastAsia="Arial" w:hAnsi="Arial" w:cs="Arial"/>
          <w:color w:val="auto"/>
          <w:u w:val="single"/>
        </w:rPr>
        <w:t>Length of tender documents</w:t>
      </w:r>
      <w:bookmarkEnd w:id="35"/>
      <w:bookmarkEnd w:id="36"/>
    </w:p>
    <w:p w14:paraId="785D944B" w14:textId="77777777" w:rsidR="00090572" w:rsidRPr="00132907" w:rsidRDefault="00090572" w:rsidP="00090572">
      <w:pPr>
        <w:rPr>
          <w:rFonts w:ascii="Arial" w:hAnsi="Arial" w:cs="Arial"/>
        </w:rPr>
      </w:pPr>
    </w:p>
    <w:p w14:paraId="390EFDD1" w14:textId="77777777" w:rsidR="00090572" w:rsidRPr="00132907" w:rsidRDefault="00090572" w:rsidP="00090572">
      <w:pPr>
        <w:jc w:val="both"/>
        <w:rPr>
          <w:rFonts w:ascii="Arial" w:hAnsi="Arial" w:cs="Arial"/>
        </w:rPr>
      </w:pPr>
      <w:r w:rsidRPr="00132907">
        <w:rPr>
          <w:rFonts w:ascii="Arial" w:hAnsi="Arial" w:cs="Arial"/>
        </w:rPr>
        <w:t>The tender shall be precise and concise. It should be noted that the quality of the tender is not increased by unnecessary length, or by needlessly detailed descriptions. Mere repetition of the Agency’s requirements should be avoided.</w:t>
      </w:r>
    </w:p>
    <w:p w14:paraId="0F2C00D6" w14:textId="77777777" w:rsidR="00090572" w:rsidRPr="00132907" w:rsidRDefault="00090572" w:rsidP="00090572">
      <w:pPr>
        <w:spacing w:after="240"/>
        <w:jc w:val="both"/>
        <w:rPr>
          <w:rFonts w:ascii="Arial" w:hAnsi="Arial" w:cs="Arial"/>
        </w:rPr>
      </w:pPr>
      <w:r w:rsidRPr="00132907">
        <w:rPr>
          <w:rFonts w:ascii="Arial" w:hAnsi="Arial" w:cs="Arial"/>
        </w:rPr>
        <w:t>As a guideline, the length of the Tender documents should not exceed:</w:t>
      </w:r>
    </w:p>
    <w:tbl>
      <w:tblPr>
        <w:tblStyle w:val="TableGrid"/>
        <w:tblW w:w="6120" w:type="dxa"/>
        <w:jc w:val="center"/>
        <w:tblLook w:val="04A0" w:firstRow="1" w:lastRow="0" w:firstColumn="1" w:lastColumn="0" w:noHBand="0" w:noVBand="1"/>
      </w:tblPr>
      <w:tblGrid>
        <w:gridCol w:w="2835"/>
        <w:gridCol w:w="3285"/>
      </w:tblGrid>
      <w:tr w:rsidR="00090572" w:rsidRPr="00132907" w14:paraId="72836D7D" w14:textId="77777777" w:rsidTr="003B6432">
        <w:trPr>
          <w:trHeight w:val="300"/>
          <w:jc w:val="center"/>
        </w:trPr>
        <w:tc>
          <w:tcPr>
            <w:tcW w:w="2835" w:type="dxa"/>
          </w:tcPr>
          <w:p w14:paraId="2628D747" w14:textId="77777777" w:rsidR="00090572" w:rsidRPr="00132907" w:rsidRDefault="00090572" w:rsidP="003B6432">
            <w:pPr>
              <w:spacing w:after="160"/>
              <w:jc w:val="both"/>
              <w:rPr>
                <w:rFonts w:ascii="Arial" w:hAnsi="Arial" w:cs="Arial"/>
                <w:b/>
                <w:bCs/>
              </w:rPr>
            </w:pPr>
            <w:r w:rsidRPr="00132907">
              <w:rPr>
                <w:rFonts w:ascii="Arial" w:hAnsi="Arial" w:cs="Arial"/>
                <w:b/>
                <w:bCs/>
              </w:rPr>
              <w:t>MAX NO. OF PAGES</w:t>
            </w:r>
          </w:p>
        </w:tc>
        <w:tc>
          <w:tcPr>
            <w:tcW w:w="3285" w:type="dxa"/>
          </w:tcPr>
          <w:p w14:paraId="07D787DA" w14:textId="77777777" w:rsidR="00090572" w:rsidRPr="00132907" w:rsidRDefault="00090572" w:rsidP="003B6432">
            <w:pPr>
              <w:spacing w:after="160"/>
              <w:jc w:val="both"/>
              <w:rPr>
                <w:rFonts w:ascii="Arial" w:hAnsi="Arial" w:cs="Arial"/>
                <w:b/>
                <w:bCs/>
              </w:rPr>
            </w:pPr>
            <w:r w:rsidRPr="00132907">
              <w:rPr>
                <w:rFonts w:ascii="Arial" w:hAnsi="Arial" w:cs="Arial"/>
                <w:b/>
                <w:bCs/>
              </w:rPr>
              <w:t xml:space="preserve">PRICE/FUNDING </w:t>
            </w:r>
          </w:p>
        </w:tc>
      </w:tr>
      <w:tr w:rsidR="00090572" w:rsidRPr="00132907" w14:paraId="0E47862D" w14:textId="77777777" w:rsidTr="003B6432">
        <w:trPr>
          <w:trHeight w:val="300"/>
          <w:jc w:val="center"/>
        </w:trPr>
        <w:tc>
          <w:tcPr>
            <w:tcW w:w="2835" w:type="dxa"/>
          </w:tcPr>
          <w:p w14:paraId="370C5690" w14:textId="77777777" w:rsidR="00090572" w:rsidRPr="00132907" w:rsidDel="00DB5E01" w:rsidRDefault="00090572" w:rsidP="003B6432">
            <w:pPr>
              <w:spacing w:after="160"/>
              <w:jc w:val="both"/>
              <w:rPr>
                <w:rFonts w:ascii="Arial" w:hAnsi="Arial" w:cs="Arial"/>
              </w:rPr>
            </w:pPr>
            <w:r w:rsidRPr="00132907">
              <w:rPr>
                <w:rFonts w:ascii="Arial" w:hAnsi="Arial" w:cs="Arial"/>
              </w:rPr>
              <w:t>50</w:t>
            </w:r>
          </w:p>
        </w:tc>
        <w:tc>
          <w:tcPr>
            <w:tcW w:w="3285" w:type="dxa"/>
          </w:tcPr>
          <w:p w14:paraId="6F61996B" w14:textId="77777777" w:rsidR="00090572" w:rsidRPr="00132907" w:rsidRDefault="00090572" w:rsidP="003B6432">
            <w:pPr>
              <w:spacing w:after="160"/>
              <w:jc w:val="both"/>
              <w:rPr>
                <w:rFonts w:ascii="Arial" w:hAnsi="Arial" w:cs="Arial"/>
              </w:rPr>
            </w:pPr>
            <w:r w:rsidRPr="00132907">
              <w:rPr>
                <w:rFonts w:ascii="Arial" w:hAnsi="Arial" w:cs="Arial"/>
              </w:rPr>
              <w:t>below 500 K€</w:t>
            </w:r>
          </w:p>
        </w:tc>
      </w:tr>
      <w:tr w:rsidR="00090572" w:rsidRPr="00132907" w14:paraId="22A3394A" w14:textId="77777777" w:rsidTr="003B6432">
        <w:trPr>
          <w:trHeight w:val="420"/>
          <w:jc w:val="center"/>
        </w:trPr>
        <w:tc>
          <w:tcPr>
            <w:tcW w:w="2835" w:type="dxa"/>
          </w:tcPr>
          <w:p w14:paraId="68F319D4" w14:textId="77777777" w:rsidR="00090572" w:rsidRPr="00132907" w:rsidRDefault="00090572" w:rsidP="003B6432">
            <w:pPr>
              <w:spacing w:after="160"/>
              <w:jc w:val="both"/>
              <w:rPr>
                <w:rFonts w:ascii="Arial" w:hAnsi="Arial" w:cs="Arial"/>
              </w:rPr>
            </w:pPr>
            <w:r w:rsidRPr="00132907">
              <w:rPr>
                <w:rFonts w:ascii="Arial" w:hAnsi="Arial" w:cs="Arial"/>
              </w:rPr>
              <w:t xml:space="preserve">75                          </w:t>
            </w:r>
          </w:p>
        </w:tc>
        <w:tc>
          <w:tcPr>
            <w:tcW w:w="3285" w:type="dxa"/>
          </w:tcPr>
          <w:p w14:paraId="5132BDAB" w14:textId="77777777" w:rsidR="00090572" w:rsidRPr="00132907" w:rsidRDefault="00090572" w:rsidP="003B6432">
            <w:pPr>
              <w:spacing w:after="160"/>
              <w:jc w:val="both"/>
              <w:rPr>
                <w:rFonts w:ascii="Arial" w:hAnsi="Arial" w:cs="Arial"/>
              </w:rPr>
            </w:pPr>
            <w:r w:rsidRPr="00132907">
              <w:rPr>
                <w:rFonts w:ascii="Arial" w:hAnsi="Arial" w:cs="Arial"/>
              </w:rPr>
              <w:t>between 500 K€ and 1M€</w:t>
            </w:r>
          </w:p>
        </w:tc>
      </w:tr>
      <w:tr w:rsidR="00090572" w:rsidRPr="00132907" w14:paraId="264476E8" w14:textId="77777777" w:rsidTr="003B6432">
        <w:trPr>
          <w:trHeight w:val="300"/>
          <w:jc w:val="center"/>
        </w:trPr>
        <w:tc>
          <w:tcPr>
            <w:tcW w:w="2835" w:type="dxa"/>
          </w:tcPr>
          <w:p w14:paraId="6AD9A27F" w14:textId="77777777" w:rsidR="00090572" w:rsidRPr="00132907" w:rsidRDefault="00090572" w:rsidP="003B6432">
            <w:pPr>
              <w:spacing w:after="160"/>
              <w:jc w:val="both"/>
              <w:rPr>
                <w:rFonts w:ascii="Arial" w:hAnsi="Arial" w:cs="Arial"/>
              </w:rPr>
            </w:pPr>
            <w:r w:rsidRPr="00132907">
              <w:rPr>
                <w:rFonts w:ascii="Arial" w:hAnsi="Arial" w:cs="Arial"/>
              </w:rPr>
              <w:t xml:space="preserve">100                       </w:t>
            </w:r>
          </w:p>
        </w:tc>
        <w:tc>
          <w:tcPr>
            <w:tcW w:w="3285" w:type="dxa"/>
          </w:tcPr>
          <w:p w14:paraId="3A3BE171" w14:textId="77777777" w:rsidR="00090572" w:rsidRPr="00132907" w:rsidRDefault="00090572" w:rsidP="003B6432">
            <w:pPr>
              <w:spacing w:after="160"/>
              <w:jc w:val="both"/>
              <w:rPr>
                <w:rFonts w:ascii="Arial" w:hAnsi="Arial" w:cs="Arial"/>
              </w:rPr>
            </w:pPr>
            <w:r w:rsidRPr="00132907">
              <w:rPr>
                <w:rFonts w:ascii="Arial" w:hAnsi="Arial" w:cs="Arial"/>
              </w:rPr>
              <w:t>above 1M€</w:t>
            </w:r>
          </w:p>
        </w:tc>
      </w:tr>
    </w:tbl>
    <w:p w14:paraId="2B92675E" w14:textId="77777777" w:rsidR="00090572" w:rsidRPr="00132907" w:rsidRDefault="00090572" w:rsidP="00090572">
      <w:pPr>
        <w:jc w:val="both"/>
        <w:rPr>
          <w:rFonts w:ascii="Arial" w:hAnsi="Arial" w:cs="Arial"/>
        </w:rPr>
      </w:pPr>
    </w:p>
    <w:p w14:paraId="2A9446C2" w14:textId="77777777" w:rsidR="00090572" w:rsidRPr="00132907" w:rsidRDefault="00090572" w:rsidP="00090572">
      <w:pPr>
        <w:jc w:val="both"/>
        <w:rPr>
          <w:rFonts w:ascii="Arial" w:hAnsi="Arial" w:cs="Arial"/>
        </w:rPr>
      </w:pPr>
      <w:r w:rsidRPr="00132907">
        <w:rPr>
          <w:rFonts w:ascii="Arial" w:hAnsi="Arial" w:cs="Arial"/>
        </w:rPr>
        <w:t>The quoted number of pages does not include standard company information or brochures which Tenderers wish to append to demonstrate their background and experience.</w:t>
      </w:r>
    </w:p>
    <w:p w14:paraId="156B5081" w14:textId="77777777" w:rsidR="00090572" w:rsidRPr="00132907" w:rsidRDefault="00090572" w:rsidP="00090572">
      <w:pPr>
        <w:jc w:val="both"/>
        <w:rPr>
          <w:rFonts w:ascii="Arial" w:hAnsi="Arial" w:cs="Arial"/>
        </w:rPr>
      </w:pPr>
    </w:p>
    <w:p w14:paraId="50FC180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7" w:name="_Toc185255734"/>
      <w:bookmarkStart w:id="38" w:name="_Toc188889894"/>
      <w:r w:rsidRPr="00132907">
        <w:rPr>
          <w:rFonts w:ascii="Arial" w:eastAsia="Arial" w:hAnsi="Arial" w:cs="Arial"/>
          <w:color w:val="auto"/>
          <w:u w:val="single"/>
        </w:rPr>
        <w:t>Language of tender</w:t>
      </w:r>
      <w:bookmarkEnd w:id="37"/>
      <w:bookmarkEnd w:id="38"/>
    </w:p>
    <w:p w14:paraId="723313CB" w14:textId="77777777" w:rsidR="00090572" w:rsidRPr="00132907" w:rsidRDefault="00090572" w:rsidP="00090572">
      <w:pPr>
        <w:rPr>
          <w:rFonts w:ascii="Arial" w:hAnsi="Arial" w:cs="Arial"/>
        </w:rPr>
      </w:pPr>
    </w:p>
    <w:p w14:paraId="2C8B3C9F" w14:textId="77777777" w:rsidR="00090572" w:rsidRPr="00132907" w:rsidRDefault="00090572" w:rsidP="00090572">
      <w:pPr>
        <w:jc w:val="both"/>
        <w:rPr>
          <w:rFonts w:ascii="Arial" w:hAnsi="Arial" w:cs="Arial"/>
        </w:rPr>
      </w:pPr>
      <w:r w:rsidRPr="00132907">
        <w:rPr>
          <w:rFonts w:ascii="Arial" w:hAnsi="Arial" w:cs="Arial"/>
        </w:rPr>
        <w:t xml:space="preserve">Tenders and all correspondence relating to it shall be in the </w:t>
      </w:r>
      <w:r w:rsidRPr="00132907">
        <w:rPr>
          <w:rFonts w:ascii="Arial" w:hAnsi="Arial" w:cs="Arial"/>
          <w:b/>
          <w:bCs/>
          <w:color w:val="2718F0"/>
        </w:rPr>
        <w:t>[OPTION:</w:t>
      </w:r>
      <w:r w:rsidRPr="00132907">
        <w:rPr>
          <w:rFonts w:ascii="Arial" w:hAnsi="Arial" w:cs="Arial"/>
          <w:color w:val="2718F0"/>
        </w:rPr>
        <w:t xml:space="preserve"> the language of the Tender Action may be changed at the sole discretion of ESA if the Tender Action is restricted to potential Tenderers in one country, otherwise the language shall be English</w:t>
      </w:r>
      <w:r w:rsidRPr="00132907">
        <w:rPr>
          <w:rFonts w:ascii="Arial" w:hAnsi="Arial" w:cs="Arial"/>
          <w:b/>
          <w:bCs/>
          <w:color w:val="2718F0"/>
        </w:rPr>
        <w:t>]</w:t>
      </w:r>
      <w:r w:rsidRPr="00132907">
        <w:rPr>
          <w:rFonts w:ascii="Arial" w:hAnsi="Arial" w:cs="Arial"/>
          <w:color w:val="2718F0"/>
        </w:rPr>
        <w:t xml:space="preserve"> </w:t>
      </w:r>
      <w:r w:rsidRPr="00132907">
        <w:rPr>
          <w:rFonts w:ascii="Arial" w:hAnsi="Arial" w:cs="Arial"/>
        </w:rPr>
        <w:t>English language.</w:t>
      </w:r>
    </w:p>
    <w:p w14:paraId="74A16C8F" w14:textId="77777777" w:rsidR="00090572" w:rsidRPr="00132907" w:rsidRDefault="00090572" w:rsidP="00090572">
      <w:pPr>
        <w:jc w:val="both"/>
        <w:rPr>
          <w:rFonts w:ascii="Arial" w:hAnsi="Arial" w:cs="Arial"/>
        </w:rPr>
      </w:pPr>
    </w:p>
    <w:p w14:paraId="6FCEB11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9" w:name="_Toc185255735"/>
      <w:bookmarkStart w:id="40" w:name="_Toc188889895"/>
      <w:r w:rsidRPr="00132907">
        <w:rPr>
          <w:rFonts w:ascii="Arial" w:eastAsia="Arial" w:hAnsi="Arial" w:cs="Arial"/>
          <w:color w:val="auto"/>
          <w:u w:val="single"/>
        </w:rPr>
        <w:t>Security marking of tender documents</w:t>
      </w:r>
      <w:bookmarkEnd w:id="39"/>
      <w:bookmarkEnd w:id="40"/>
    </w:p>
    <w:p w14:paraId="676DBFCF" w14:textId="77777777" w:rsidR="00090572" w:rsidRPr="00132907" w:rsidRDefault="00090572" w:rsidP="00090572">
      <w:pPr>
        <w:rPr>
          <w:rFonts w:ascii="Arial" w:hAnsi="Arial" w:cs="Arial"/>
        </w:rPr>
      </w:pPr>
    </w:p>
    <w:p w14:paraId="78646866" w14:textId="77777777" w:rsidR="00090572" w:rsidRPr="00132907" w:rsidRDefault="00090572" w:rsidP="00090572">
      <w:pPr>
        <w:jc w:val="both"/>
        <w:rPr>
          <w:rFonts w:ascii="Arial" w:hAnsi="Arial" w:cs="Arial"/>
        </w:rPr>
      </w:pPr>
      <w:r w:rsidRPr="00132907">
        <w:rPr>
          <w:rFonts w:ascii="Arial" w:hAnsi="Arial" w:cs="Arial"/>
        </w:rPr>
        <w:t>The tender documents can bear company-internal security markings, but to avoid confusion with formal and internationally agreed markings for Classified Information, the following terminology shall be avoided:</w:t>
      </w:r>
    </w:p>
    <w:p w14:paraId="4DFDEF33" w14:textId="77777777" w:rsidR="00090572" w:rsidRPr="00132907" w:rsidRDefault="00090572" w:rsidP="00090572">
      <w:pPr>
        <w:jc w:val="both"/>
        <w:rPr>
          <w:rFonts w:ascii="Arial" w:hAnsi="Arial" w:cs="Arial"/>
        </w:rPr>
      </w:pPr>
    </w:p>
    <w:p w14:paraId="3F060917"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 xml:space="preserve">Restricted (or </w:t>
      </w:r>
      <w:r w:rsidRPr="00132907">
        <w:rPr>
          <w:rFonts w:ascii="Arial" w:hAnsi="Arial" w:cs="Arial"/>
          <w:i/>
          <w:iCs/>
        </w:rPr>
        <w:t>Restreint</w:t>
      </w:r>
      <w:r w:rsidRPr="00132907">
        <w:rPr>
          <w:rFonts w:ascii="Arial" w:hAnsi="Arial" w:cs="Arial"/>
        </w:rPr>
        <w:t>)</w:t>
      </w:r>
    </w:p>
    <w:p w14:paraId="659790E5"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 xml:space="preserve">Confidential (or </w:t>
      </w:r>
      <w:r w:rsidRPr="00132907">
        <w:rPr>
          <w:rFonts w:ascii="Arial" w:hAnsi="Arial" w:cs="Arial"/>
          <w:i/>
          <w:iCs/>
        </w:rPr>
        <w:t>Confidentiel</w:t>
      </w:r>
      <w:r w:rsidRPr="00132907">
        <w:rPr>
          <w:rFonts w:ascii="Arial" w:hAnsi="Arial" w:cs="Arial"/>
        </w:rPr>
        <w:t>)</w:t>
      </w:r>
    </w:p>
    <w:p w14:paraId="029E7D5B"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Secret</w:t>
      </w:r>
    </w:p>
    <w:p w14:paraId="01A750B6" w14:textId="77777777" w:rsidR="00090572" w:rsidRPr="00132907" w:rsidRDefault="00090572" w:rsidP="00090572">
      <w:pPr>
        <w:jc w:val="both"/>
        <w:rPr>
          <w:rFonts w:ascii="Arial" w:hAnsi="Arial" w:cs="Arial"/>
        </w:rPr>
      </w:pPr>
    </w:p>
    <w:p w14:paraId="153BCF92" w14:textId="21CE47DB" w:rsidR="00090572" w:rsidRPr="00132907" w:rsidRDefault="00090572" w:rsidP="00090572">
      <w:pPr>
        <w:jc w:val="both"/>
        <w:rPr>
          <w:rFonts w:ascii="Arial" w:hAnsi="Arial" w:cs="Arial"/>
        </w:rPr>
      </w:pPr>
      <w:r w:rsidRPr="00132907">
        <w:rPr>
          <w:rFonts w:ascii="Arial" w:hAnsi="Arial" w:cs="Arial"/>
        </w:rPr>
        <w:t>The Tenderer shall be aware that company internal security markings cannot impose any other obligations upon ESA beyond the non-disclosure obligations in accordance with ESA rules and regulations</w:t>
      </w:r>
      <w:r w:rsidRPr="00132907">
        <w:rPr>
          <w:rFonts w:ascii="Arial" w:hAnsi="Arial" w:cs="Arial"/>
          <w:vertAlign w:val="superscript"/>
        </w:rPr>
        <w:footnoteReference w:id="9"/>
      </w:r>
      <w:r w:rsidRPr="00132907">
        <w:rPr>
          <w:rFonts w:ascii="Arial" w:hAnsi="Arial" w:cs="Arial"/>
        </w:rPr>
        <w:t>.</w:t>
      </w:r>
    </w:p>
    <w:p w14:paraId="165201B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41" w:name="_Toc181006012"/>
      <w:bookmarkStart w:id="42" w:name="_Toc181351747"/>
      <w:bookmarkStart w:id="43" w:name="_Toc181375267"/>
      <w:bookmarkStart w:id="44" w:name="_Toc185255736"/>
      <w:bookmarkStart w:id="45" w:name="_Toc188889896"/>
      <w:bookmarkEnd w:id="29"/>
      <w:r w:rsidRPr="00132907">
        <w:rPr>
          <w:rFonts w:ascii="Arial" w:hAnsi="Arial" w:cs="Arial"/>
          <w:b/>
          <w:bCs/>
          <w:color w:val="auto"/>
          <w:sz w:val="24"/>
          <w:szCs w:val="24"/>
          <w:u w:val="single"/>
        </w:rPr>
        <w:lastRenderedPageBreak/>
        <w:t>Formal Conditions, commitments, undertakings</w:t>
      </w:r>
      <w:bookmarkEnd w:id="41"/>
      <w:bookmarkEnd w:id="42"/>
      <w:bookmarkEnd w:id="43"/>
      <w:bookmarkEnd w:id="44"/>
      <w:bookmarkEnd w:id="45"/>
    </w:p>
    <w:p w14:paraId="63181F98" w14:textId="77777777" w:rsidR="00090572" w:rsidRPr="00132907" w:rsidRDefault="00090572" w:rsidP="00090572">
      <w:pPr>
        <w:rPr>
          <w:rFonts w:ascii="Arial" w:hAnsi="Arial" w:cs="Arial"/>
        </w:rPr>
      </w:pPr>
    </w:p>
    <w:p w14:paraId="2F80F5D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6" w:name="_Toc185255737"/>
      <w:bookmarkStart w:id="47" w:name="_Toc188889897"/>
      <w:r w:rsidRPr="00132907">
        <w:rPr>
          <w:rFonts w:ascii="Arial" w:eastAsia="Arial" w:hAnsi="Arial" w:cs="Arial"/>
          <w:color w:val="auto"/>
          <w:u w:val="single"/>
        </w:rPr>
        <w:t>Certification of eligibility</w:t>
      </w:r>
      <w:bookmarkEnd w:id="46"/>
      <w:bookmarkEnd w:id="47"/>
    </w:p>
    <w:p w14:paraId="0163267A" w14:textId="77777777" w:rsidR="00090572" w:rsidRPr="00132907" w:rsidRDefault="00090572" w:rsidP="00090572">
      <w:pPr>
        <w:rPr>
          <w:rFonts w:ascii="Arial" w:hAnsi="Arial" w:cs="Arial"/>
        </w:rPr>
      </w:pPr>
    </w:p>
    <w:p w14:paraId="53C7B7BD" w14:textId="77777777" w:rsidR="00090572" w:rsidRPr="00132907" w:rsidRDefault="00090572" w:rsidP="00090572">
      <w:pPr>
        <w:jc w:val="both"/>
        <w:rPr>
          <w:rFonts w:ascii="Arial" w:eastAsia="Calibri" w:hAnsi="Arial" w:cs="Arial"/>
        </w:rPr>
      </w:pPr>
      <w:r w:rsidRPr="00132907">
        <w:rPr>
          <w:rFonts w:ascii="Arial" w:hAnsi="Arial" w:cs="Arial"/>
        </w:rPr>
        <w:t>The Tenderer shall specifically self-certify that it, and when applicable any of its Subcontractors, do not fall under any of the exclusions foreseen in Article</w:t>
      </w:r>
      <w:r w:rsidRPr="00132907">
        <w:rPr>
          <w:rFonts w:ascii="Arial" w:eastAsia="Calibri" w:hAnsi="Arial" w:cs="Arial"/>
        </w:rPr>
        <w:t xml:space="preserve"> 12 paragraphs 3 and 14 of the </w:t>
      </w:r>
      <w:r w:rsidRPr="00132907">
        <w:rPr>
          <w:rFonts w:ascii="Arial" w:hAnsi="Arial" w:cs="Arial"/>
        </w:rPr>
        <w:t>Contracting</w:t>
      </w:r>
      <w:r w:rsidRPr="00132907">
        <w:rPr>
          <w:rFonts w:ascii="Arial" w:eastAsia="Calibri" w:hAnsi="Arial" w:cs="Arial"/>
        </w:rPr>
        <w:t xml:space="preserve"> Regulations.</w:t>
      </w:r>
    </w:p>
    <w:p w14:paraId="2FE0A7F4" w14:textId="77777777" w:rsidR="00090572" w:rsidRPr="00132907" w:rsidRDefault="00090572" w:rsidP="00090572">
      <w:pPr>
        <w:jc w:val="both"/>
        <w:rPr>
          <w:rFonts w:ascii="Arial" w:eastAsia="Calibri" w:hAnsi="Arial" w:cs="Arial"/>
        </w:rPr>
      </w:pPr>
    </w:p>
    <w:p w14:paraId="5897F5D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8" w:name="_Toc185255738"/>
      <w:bookmarkStart w:id="49" w:name="_Toc188889898"/>
      <w:r w:rsidRPr="00132907">
        <w:rPr>
          <w:rFonts w:ascii="Arial" w:eastAsia="Arial" w:hAnsi="Arial" w:cs="Arial"/>
          <w:color w:val="auto"/>
          <w:u w:val="single"/>
        </w:rPr>
        <w:t>General information on Tenderers’ status</w:t>
      </w:r>
      <w:bookmarkEnd w:id="48"/>
      <w:bookmarkEnd w:id="49"/>
    </w:p>
    <w:p w14:paraId="58BFD7EE" w14:textId="77777777" w:rsidR="00090572" w:rsidRPr="00132907" w:rsidRDefault="00090572" w:rsidP="00090572">
      <w:pPr>
        <w:rPr>
          <w:rFonts w:ascii="Arial" w:hAnsi="Arial" w:cs="Arial"/>
        </w:rPr>
      </w:pPr>
    </w:p>
    <w:p w14:paraId="52CBAB96" w14:textId="77777777" w:rsidR="00090572" w:rsidRPr="00132907" w:rsidRDefault="00090572" w:rsidP="00090572">
      <w:pPr>
        <w:spacing w:after="120"/>
        <w:jc w:val="both"/>
        <w:rPr>
          <w:rFonts w:ascii="Arial" w:hAnsi="Arial" w:cs="Arial"/>
        </w:rPr>
      </w:pPr>
      <w:r w:rsidRPr="00132907">
        <w:rPr>
          <w:rFonts w:ascii="Arial" w:hAnsi="Arial" w:cs="Arial"/>
        </w:rPr>
        <w:t>In relation to Part 1 Section 1.2 above, if the Tenderer has submitted up to date information it shall state in its tender the date of submission, including its ESA Entity Code and address, as well as that of each proposed subcontractor.</w:t>
      </w:r>
    </w:p>
    <w:p w14:paraId="6A82896F" w14:textId="77777777" w:rsidR="00090572" w:rsidRPr="00132907" w:rsidRDefault="00090572" w:rsidP="00090572">
      <w:pPr>
        <w:jc w:val="both"/>
        <w:rPr>
          <w:rFonts w:ascii="Arial" w:hAnsi="Arial" w:cs="Arial"/>
        </w:rPr>
      </w:pPr>
      <w:r w:rsidRPr="00132907">
        <w:rPr>
          <w:rFonts w:ascii="Arial" w:hAnsi="Arial" w:cs="Arial"/>
        </w:rPr>
        <w:t>If the Tenderer has not done so, it shall proceed with the registration process</w:t>
      </w:r>
      <w:r w:rsidRPr="00132907">
        <w:rPr>
          <w:rStyle w:val="FootnoteReference"/>
          <w:rFonts w:ascii="Arial" w:hAnsi="Arial" w:cs="Arial"/>
        </w:rPr>
        <w:footnoteReference w:id="10"/>
      </w:r>
      <w:r w:rsidRPr="00132907">
        <w:rPr>
          <w:rFonts w:ascii="Arial" w:hAnsi="Arial" w:cs="Arial"/>
        </w:rPr>
        <w:t xml:space="preserve"> as specified on the ESA Industry Portal. It shall also ensure that the subcontractors are properly registered.</w:t>
      </w:r>
    </w:p>
    <w:p w14:paraId="2CDF4F67" w14:textId="77777777" w:rsidR="00090572" w:rsidRPr="00132907" w:rsidRDefault="00090572" w:rsidP="00090572">
      <w:pPr>
        <w:jc w:val="both"/>
        <w:rPr>
          <w:rFonts w:ascii="Arial" w:hAnsi="Arial" w:cs="Arial"/>
        </w:rPr>
      </w:pPr>
      <w:r w:rsidRPr="00132907">
        <w:rPr>
          <w:rFonts w:ascii="Arial" w:hAnsi="Arial" w:cs="Arial"/>
        </w:rPr>
        <w:t>Failure by an Economic Operator to provide or update required information may result in the Contract not being awarded.</w:t>
      </w:r>
    </w:p>
    <w:p w14:paraId="0DF5E15C" w14:textId="77777777" w:rsidR="00090572" w:rsidRPr="00132907" w:rsidRDefault="00090572" w:rsidP="00090572">
      <w:pPr>
        <w:jc w:val="both"/>
        <w:rPr>
          <w:rFonts w:ascii="Arial" w:hAnsi="Arial" w:cs="Arial"/>
        </w:rPr>
      </w:pPr>
    </w:p>
    <w:p w14:paraId="2CD35014"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0000FF"/>
        </w:rPr>
        <w:t>to be deleted in Non-Competitive Tender Actions, to be used in open and restricted competitions</w:t>
      </w:r>
      <w:r w:rsidRPr="00132907">
        <w:rPr>
          <w:rFonts w:ascii="Arial" w:hAnsi="Arial" w:cs="Arial"/>
          <w:b/>
          <w:bCs/>
          <w:color w:val="2718F0"/>
        </w:rPr>
        <w:t>]</w:t>
      </w:r>
    </w:p>
    <w:p w14:paraId="6EE9D00B" w14:textId="77777777" w:rsidR="00090572" w:rsidRPr="00132907" w:rsidRDefault="00090572" w:rsidP="00090572">
      <w:pPr>
        <w:jc w:val="both"/>
        <w:rPr>
          <w:rFonts w:ascii="Arial" w:hAnsi="Arial" w:cs="Arial"/>
          <w:b/>
          <w:bCs/>
          <w:color w:val="2718F0"/>
        </w:rPr>
      </w:pPr>
    </w:p>
    <w:p w14:paraId="41B3D7F2"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0" w:name="_Toc185255739"/>
      <w:bookmarkStart w:id="51" w:name="_Toc188889899"/>
      <w:r w:rsidRPr="00132907">
        <w:rPr>
          <w:rFonts w:ascii="Arial" w:eastAsia="Arial" w:hAnsi="Arial" w:cs="Arial"/>
          <w:color w:val="auto"/>
          <w:u w:val="single"/>
        </w:rPr>
        <w:t>Certification of free competition</w:t>
      </w:r>
      <w:bookmarkEnd w:id="50"/>
      <w:bookmarkEnd w:id="51"/>
    </w:p>
    <w:p w14:paraId="2B704019" w14:textId="77777777" w:rsidR="00090572" w:rsidRPr="00132907" w:rsidRDefault="00090572" w:rsidP="00090572">
      <w:pPr>
        <w:rPr>
          <w:rFonts w:ascii="Arial" w:hAnsi="Arial" w:cs="Arial"/>
        </w:rPr>
      </w:pPr>
    </w:p>
    <w:p w14:paraId="0C57C91D" w14:textId="77777777" w:rsidR="00090572" w:rsidRPr="00132907" w:rsidRDefault="00090572" w:rsidP="00090572">
      <w:pPr>
        <w:jc w:val="both"/>
        <w:rPr>
          <w:rFonts w:ascii="Arial" w:hAnsi="Arial" w:cs="Arial"/>
        </w:rPr>
      </w:pPr>
      <w:r w:rsidRPr="00132907">
        <w:rPr>
          <w:rFonts w:ascii="Arial" w:hAnsi="Arial" w:cs="Arial"/>
        </w:rPr>
        <w:t>The Tenderer shall specifically certify that:</w:t>
      </w:r>
    </w:p>
    <w:p w14:paraId="1ECB22B2" w14:textId="77777777" w:rsidR="00090572" w:rsidRPr="00132907" w:rsidRDefault="00090572" w:rsidP="00090572">
      <w:pPr>
        <w:pStyle w:val="ListParagraph"/>
        <w:numPr>
          <w:ilvl w:val="0"/>
          <w:numId w:val="26"/>
        </w:numPr>
        <w:spacing w:line="259" w:lineRule="auto"/>
        <w:jc w:val="both"/>
        <w:rPr>
          <w:rFonts w:ascii="Arial" w:hAnsi="Arial" w:cs="Arial"/>
        </w:rPr>
      </w:pPr>
      <w:r w:rsidRPr="00132907">
        <w:rPr>
          <w:rFonts w:ascii="Arial" w:hAnsi="Arial" w:cs="Arial"/>
        </w:rPr>
        <w:t>The prices in the tender have been arrived at independently without consultation, communication or agreement with any other Tenderer or competitor for the purpose of restricting competition;</w:t>
      </w:r>
    </w:p>
    <w:p w14:paraId="71FED33D"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Unless otherwise required by law, the prices quoted in the tender have not knowingly been disclosed by the Tenderer and will not knowingly be disclosed, directly or indirectly, to any other Tenderer or competitor, until he has been informed of the result of the Tender Action;</w:t>
      </w:r>
    </w:p>
    <w:p w14:paraId="57FABD6D"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No attempt has been made or will be made by the Tenderer to induce any other Tenderer or competitor to submit or abstain from submitting a tender, for the purpose of restricting competition; and</w:t>
      </w:r>
    </w:p>
    <w:p w14:paraId="4941D896"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The Tenderer has not entered into any exclusive teaming arrangement where this would restrict competition due to any of the following reasons:</w:t>
      </w:r>
    </w:p>
    <w:p w14:paraId="7E1ED219" w14:textId="77777777" w:rsidR="00090572" w:rsidRPr="00132907" w:rsidRDefault="00090572" w:rsidP="00090572">
      <w:pPr>
        <w:pStyle w:val="ListParagraph"/>
        <w:numPr>
          <w:ilvl w:val="0"/>
          <w:numId w:val="27"/>
        </w:numPr>
        <w:spacing w:line="259" w:lineRule="auto"/>
        <w:ind w:left="1080" w:hanging="274"/>
        <w:jc w:val="both"/>
        <w:rPr>
          <w:rFonts w:ascii="Arial" w:hAnsi="Arial" w:cs="Arial"/>
        </w:rPr>
      </w:pPr>
      <w:r w:rsidRPr="00132907">
        <w:rPr>
          <w:rFonts w:ascii="Arial" w:hAnsi="Arial" w:cs="Arial"/>
        </w:rPr>
        <w:t>Where the teaming partner could be considered to be a single source due to technical reasons or other considerations;</w:t>
      </w:r>
    </w:p>
    <w:p w14:paraId="64325A8F" w14:textId="7F6F0097" w:rsidR="00D25896" w:rsidRPr="00132907" w:rsidRDefault="00090572" w:rsidP="00090572">
      <w:pPr>
        <w:pStyle w:val="ListParagraph"/>
        <w:numPr>
          <w:ilvl w:val="0"/>
          <w:numId w:val="27"/>
        </w:numPr>
        <w:spacing w:after="160" w:line="259" w:lineRule="auto"/>
        <w:ind w:left="1080" w:hanging="270"/>
        <w:jc w:val="both"/>
        <w:rPr>
          <w:rFonts w:ascii="Arial" w:hAnsi="Arial" w:cs="Arial"/>
          <w:b/>
          <w:color w:val="0000FF"/>
          <w:u w:val="single"/>
        </w:rPr>
      </w:pPr>
      <w:r w:rsidRPr="00132907">
        <w:rPr>
          <w:rFonts w:ascii="Arial" w:hAnsi="Arial" w:cs="Arial"/>
        </w:rPr>
        <w:t>Due to limited potential participants as a consequence of industrial return requirements;</w:t>
      </w:r>
      <w:r w:rsidR="00D25896" w:rsidRPr="00132907">
        <w:rPr>
          <w:rFonts w:ascii="Arial" w:hAnsi="Arial" w:cs="Arial"/>
          <w:b/>
          <w:color w:val="0000FF"/>
          <w:u w:val="single"/>
        </w:rPr>
        <w:br w:type="page"/>
      </w:r>
    </w:p>
    <w:p w14:paraId="29200154" w14:textId="77777777" w:rsidR="00090572" w:rsidRPr="00132907" w:rsidRDefault="00090572" w:rsidP="00090572">
      <w:pPr>
        <w:pStyle w:val="ListParagraph"/>
        <w:numPr>
          <w:ilvl w:val="0"/>
          <w:numId w:val="27"/>
        </w:numPr>
        <w:spacing w:after="160" w:line="259" w:lineRule="auto"/>
        <w:ind w:left="1080" w:hanging="270"/>
        <w:jc w:val="both"/>
        <w:rPr>
          <w:rFonts w:ascii="Arial" w:hAnsi="Arial" w:cs="Arial"/>
        </w:rPr>
      </w:pPr>
      <w:r w:rsidRPr="00132907">
        <w:rPr>
          <w:rFonts w:ascii="Arial" w:hAnsi="Arial" w:cs="Arial"/>
        </w:rPr>
        <w:lastRenderedPageBreak/>
        <w:t>Where the industrial category of the teaming partner restricts other choices for industrial policy reasons, for instance when the fact of being an SME is important and there are few participants in this category.</w:t>
      </w:r>
    </w:p>
    <w:p w14:paraId="3B821105" w14:textId="77777777" w:rsidR="00090572" w:rsidRPr="00132907" w:rsidRDefault="00090572" w:rsidP="00090572">
      <w:pPr>
        <w:pStyle w:val="ListParagraph"/>
        <w:spacing w:line="259" w:lineRule="auto"/>
        <w:ind w:left="1080"/>
        <w:jc w:val="both"/>
        <w:rPr>
          <w:rFonts w:ascii="Arial" w:hAnsi="Arial" w:cs="Arial"/>
        </w:rPr>
      </w:pPr>
    </w:p>
    <w:p w14:paraId="4BDFC7E2" w14:textId="77777777" w:rsidR="00090572" w:rsidRPr="00132907" w:rsidRDefault="00090572" w:rsidP="00090572">
      <w:pPr>
        <w:jc w:val="both"/>
        <w:rPr>
          <w:rFonts w:ascii="Arial" w:hAnsi="Arial" w:cs="Arial"/>
          <w:b/>
          <w:bCs/>
          <w:color w:val="2718F0"/>
        </w:rPr>
      </w:pPr>
      <w:r w:rsidRPr="00132907">
        <w:rPr>
          <w:rFonts w:ascii="Arial" w:hAnsi="Arial" w:cs="Arial"/>
        </w:rPr>
        <w:t>In the case of any doubts concerning the application of the above, the Tenderer shall submit a clarification request in esa-star.</w:t>
      </w:r>
    </w:p>
    <w:p w14:paraId="6304172B"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[END OF OPTION]</w:t>
      </w:r>
    </w:p>
    <w:p w14:paraId="2EF9C64E" w14:textId="77777777" w:rsidR="00090572" w:rsidRPr="00132907" w:rsidRDefault="00090572" w:rsidP="00090572">
      <w:pPr>
        <w:jc w:val="both"/>
        <w:rPr>
          <w:rFonts w:ascii="Arial" w:hAnsi="Arial" w:cs="Arial"/>
          <w:b/>
          <w:bCs/>
          <w:color w:val="2718F0"/>
        </w:rPr>
      </w:pPr>
    </w:p>
    <w:p w14:paraId="3F397793"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2" w:name="_Toc185255740"/>
      <w:bookmarkStart w:id="53" w:name="_Toc188889900"/>
      <w:r w:rsidRPr="00132907">
        <w:rPr>
          <w:rFonts w:ascii="Arial" w:eastAsia="Arial" w:hAnsi="Arial" w:cs="Arial"/>
          <w:color w:val="auto"/>
          <w:u w:val="single"/>
        </w:rPr>
        <w:t>Non-benefits requirements</w:t>
      </w:r>
      <w:bookmarkEnd w:id="52"/>
      <w:bookmarkEnd w:id="53"/>
    </w:p>
    <w:p w14:paraId="1AAD290F" w14:textId="77777777" w:rsidR="00090572" w:rsidRPr="00132907" w:rsidRDefault="00090572" w:rsidP="00090572">
      <w:pPr>
        <w:rPr>
          <w:rFonts w:ascii="Arial" w:hAnsi="Arial" w:cs="Arial"/>
        </w:rPr>
      </w:pPr>
    </w:p>
    <w:p w14:paraId="000CD216" w14:textId="77777777" w:rsidR="00090572" w:rsidRPr="00132907" w:rsidRDefault="00090572" w:rsidP="00090572">
      <w:pPr>
        <w:spacing w:after="120"/>
        <w:jc w:val="both"/>
        <w:rPr>
          <w:rFonts w:ascii="Arial" w:hAnsi="Arial" w:cs="Arial"/>
        </w:rPr>
      </w:pPr>
      <w:r w:rsidRPr="00132907">
        <w:rPr>
          <w:rFonts w:ascii="Arial" w:hAnsi="Arial" w:cs="Arial"/>
        </w:rPr>
        <w:t>The Tenderer shall warrant that no official of the Agency or any individual participating in the evaluation of the tenders submitted in response to the Tender Action has received or will be offered by the Tenderer or any of his subcontractors any direct or indirect benefit arising from the Tender Action or the award of any subsequent Contract.</w:t>
      </w:r>
    </w:p>
    <w:p w14:paraId="06E43ADC" w14:textId="77777777" w:rsidR="00090572" w:rsidRPr="00132907" w:rsidRDefault="00090572" w:rsidP="00090572">
      <w:pPr>
        <w:jc w:val="both"/>
        <w:rPr>
          <w:rFonts w:ascii="Arial" w:hAnsi="Arial" w:cs="Arial"/>
        </w:rPr>
      </w:pPr>
      <w:r w:rsidRPr="00132907">
        <w:rPr>
          <w:rFonts w:ascii="Arial" w:hAnsi="Arial" w:cs="Arial"/>
        </w:rPr>
        <w:t>If found guilty of any false statement to that effect on his behalf or that of his Subcontractors, this will result in:</w:t>
      </w:r>
    </w:p>
    <w:p w14:paraId="22170C24" w14:textId="77777777" w:rsidR="00090572" w:rsidRPr="00132907" w:rsidRDefault="00090572" w:rsidP="00090572">
      <w:pPr>
        <w:jc w:val="both"/>
        <w:rPr>
          <w:rFonts w:ascii="Arial" w:hAnsi="Arial" w:cs="Arial"/>
        </w:rPr>
      </w:pPr>
    </w:p>
    <w:p w14:paraId="7CB2CB7B"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sidRPr="00132907">
        <w:rPr>
          <w:rFonts w:ascii="Arial" w:hAnsi="Arial" w:cs="Arial"/>
        </w:rPr>
        <w:t>the immediate elimination of the tender from evaluation and where a resulting Contract has been awarded the immediate cancellation of the said resulting Contract; and</w:t>
      </w:r>
    </w:p>
    <w:p w14:paraId="72353911"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sidRPr="00132907">
        <w:rPr>
          <w:rFonts w:ascii="Arial" w:hAnsi="Arial" w:cs="Arial"/>
        </w:rPr>
        <w:t>the suspension of the Tenderer or of the subcontractor guilty of misrepresentation, from participating in any further procurements of the Agency.</w:t>
      </w:r>
    </w:p>
    <w:p w14:paraId="7EDB33E3" w14:textId="77777777" w:rsidR="00090572" w:rsidRPr="00132907" w:rsidRDefault="00090572" w:rsidP="00090572">
      <w:pPr>
        <w:jc w:val="both"/>
        <w:rPr>
          <w:rFonts w:ascii="Arial" w:hAnsi="Arial" w:cs="Arial"/>
        </w:rPr>
      </w:pPr>
      <w:r w:rsidRPr="00132907">
        <w:rPr>
          <w:rFonts w:ascii="Arial" w:hAnsi="Arial" w:cs="Arial"/>
        </w:rPr>
        <w:t>Such elimination or cancellation shall not be a cause for claims.</w:t>
      </w:r>
    </w:p>
    <w:p w14:paraId="3A628F44" w14:textId="77777777" w:rsidR="00090572" w:rsidRPr="00132907" w:rsidRDefault="00090572" w:rsidP="00090572">
      <w:pPr>
        <w:jc w:val="both"/>
        <w:rPr>
          <w:rFonts w:ascii="Arial" w:hAnsi="Arial" w:cs="Arial"/>
        </w:rPr>
      </w:pPr>
    </w:p>
    <w:p w14:paraId="721EEAA8"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4" w:name="_Toc185255741"/>
      <w:bookmarkStart w:id="55" w:name="_Toc188889901"/>
      <w:r w:rsidRPr="00132907">
        <w:rPr>
          <w:rFonts w:ascii="Arial" w:eastAsia="Arial" w:hAnsi="Arial" w:cs="Arial"/>
          <w:color w:val="auto"/>
          <w:u w:val="single"/>
        </w:rPr>
        <w:t>Restriction on publicity actions</w:t>
      </w:r>
      <w:bookmarkEnd w:id="54"/>
      <w:bookmarkEnd w:id="55"/>
    </w:p>
    <w:p w14:paraId="271D2FC3" w14:textId="77777777" w:rsidR="00090572" w:rsidRPr="00132907" w:rsidRDefault="00090572" w:rsidP="00090572">
      <w:pPr>
        <w:rPr>
          <w:rFonts w:ascii="Arial" w:hAnsi="Arial" w:cs="Arial"/>
        </w:rPr>
      </w:pPr>
    </w:p>
    <w:p w14:paraId="25BE01B7" w14:textId="77777777" w:rsidR="00090572" w:rsidRPr="00132907" w:rsidRDefault="00090572" w:rsidP="00090572">
      <w:pPr>
        <w:jc w:val="both"/>
        <w:rPr>
          <w:rFonts w:ascii="Arial" w:hAnsi="Arial" w:cs="Arial"/>
        </w:rPr>
      </w:pPr>
      <w:r w:rsidRPr="00132907">
        <w:rPr>
          <w:rFonts w:ascii="Arial" w:hAnsi="Arial" w:cs="Arial"/>
        </w:rPr>
        <w:t>Economic Operators are not authorised to mention in their publicity that they have been invited to tender, are tendering or have tendered, until after notification of the result of the Tender Action by the Agency.</w:t>
      </w:r>
    </w:p>
    <w:p w14:paraId="055493F7" w14:textId="77777777" w:rsidR="00090572" w:rsidRPr="00132907" w:rsidRDefault="00090572" w:rsidP="00090572">
      <w:pPr>
        <w:jc w:val="both"/>
        <w:rPr>
          <w:rFonts w:ascii="Arial" w:hAnsi="Arial" w:cs="Arial"/>
        </w:rPr>
      </w:pPr>
    </w:p>
    <w:p w14:paraId="18BD0CF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6" w:name="_Toc185255742"/>
      <w:bookmarkStart w:id="57" w:name="_Toc188889902"/>
      <w:r w:rsidRPr="00132907">
        <w:rPr>
          <w:rFonts w:ascii="Arial" w:eastAsia="Arial" w:hAnsi="Arial" w:cs="Arial"/>
          <w:color w:val="auto"/>
          <w:u w:val="single"/>
        </w:rPr>
        <w:t>Validity period of tender</w:t>
      </w:r>
      <w:bookmarkEnd w:id="56"/>
      <w:bookmarkEnd w:id="57"/>
    </w:p>
    <w:p w14:paraId="27A786AC" w14:textId="77777777" w:rsidR="00090572" w:rsidRPr="00132907" w:rsidRDefault="00090572" w:rsidP="00090572">
      <w:pPr>
        <w:rPr>
          <w:rFonts w:ascii="Arial" w:hAnsi="Arial" w:cs="Arial"/>
        </w:rPr>
      </w:pPr>
    </w:p>
    <w:p w14:paraId="60E642A2" w14:textId="77777777" w:rsidR="00090572" w:rsidRPr="00132907" w:rsidRDefault="00090572" w:rsidP="00090572">
      <w:pPr>
        <w:jc w:val="both"/>
        <w:rPr>
          <w:rFonts w:ascii="Arial" w:hAnsi="Arial" w:cs="Arial"/>
        </w:rPr>
      </w:pPr>
      <w:r w:rsidRPr="00132907">
        <w:rPr>
          <w:rFonts w:ascii="Arial" w:hAnsi="Arial" w:cs="Arial"/>
        </w:rPr>
        <w:t xml:space="preserve">The Tenderer shall, in its Cover Letter, specifically state a period of validity of its tender of not less than </w:t>
      </w:r>
      <w:r w:rsidRPr="00132907">
        <w:rPr>
          <w:rFonts w:ascii="Arial" w:hAnsi="Arial" w:cs="Arial"/>
          <w:color w:val="2718F0"/>
        </w:rPr>
        <w:t xml:space="preserve">[4 (four)] </w:t>
      </w:r>
      <w:r w:rsidRPr="00132907">
        <w:rPr>
          <w:rFonts w:ascii="Arial" w:hAnsi="Arial" w:cs="Arial"/>
        </w:rPr>
        <w:t>months</w:t>
      </w:r>
      <w:r w:rsidRPr="00132907">
        <w:rPr>
          <w:rFonts w:ascii="Arial" w:hAnsi="Arial" w:cs="Arial"/>
          <w:color w:val="2718F0"/>
        </w:rPr>
        <w:t xml:space="preserve"> </w:t>
      </w:r>
      <w:r w:rsidRPr="00132907">
        <w:rPr>
          <w:rFonts w:ascii="Arial" w:hAnsi="Arial" w:cs="Arial"/>
        </w:rPr>
        <w:t>from the closing date for the receipt of tenders.</w:t>
      </w:r>
    </w:p>
    <w:p w14:paraId="5EC89FC5" w14:textId="77777777" w:rsidR="00090572" w:rsidRPr="00132907" w:rsidRDefault="00090572" w:rsidP="00090572">
      <w:pPr>
        <w:jc w:val="both"/>
        <w:rPr>
          <w:rFonts w:ascii="Arial" w:hAnsi="Arial" w:cs="Arial"/>
          <w:color w:val="0000FF"/>
        </w:rPr>
      </w:pPr>
    </w:p>
    <w:p w14:paraId="7C972BFF" w14:textId="77777777" w:rsidR="00090572" w:rsidRPr="00132907" w:rsidRDefault="00090572" w:rsidP="00090572">
      <w:pPr>
        <w:jc w:val="both"/>
        <w:rPr>
          <w:rFonts w:ascii="Arial" w:hAnsi="Arial" w:cs="Arial"/>
        </w:rPr>
      </w:pPr>
      <w:r w:rsidRPr="00132907">
        <w:rPr>
          <w:rFonts w:ascii="Arial" w:hAnsi="Arial" w:cs="Arial"/>
        </w:rPr>
        <w:t>The period of validity of the submitted tender is implicitly extended in the cases foreseen in Article 27 paragraphs 3 and 4 of the Contracting Regulations, unless otherwise notified in writing in the Tenderer’s Cover Letter.</w:t>
      </w:r>
    </w:p>
    <w:p w14:paraId="705CE09A" w14:textId="77777777" w:rsidR="00090572" w:rsidRPr="00132907" w:rsidRDefault="00090572" w:rsidP="00090572">
      <w:pPr>
        <w:jc w:val="both"/>
        <w:rPr>
          <w:rFonts w:ascii="Arial" w:hAnsi="Arial" w:cs="Arial"/>
        </w:rPr>
      </w:pPr>
    </w:p>
    <w:p w14:paraId="773582F1" w14:textId="4E7FCC19" w:rsidR="00D25896" w:rsidRPr="00132907" w:rsidRDefault="00090572" w:rsidP="00090572">
      <w:pPr>
        <w:spacing w:line="240" w:lineRule="auto"/>
        <w:contextualSpacing/>
        <w:jc w:val="both"/>
        <w:rPr>
          <w:rFonts w:ascii="Arial" w:hAnsi="Arial" w:cs="Arial"/>
        </w:rPr>
      </w:pPr>
      <w:r w:rsidRPr="00132907">
        <w:rPr>
          <w:rFonts w:ascii="Arial" w:hAnsi="Arial" w:cs="Arial"/>
        </w:rPr>
        <w:t>The attention of the Tenderers is drawn to the fact that the validity period is part of the Declaration of Compliance required in the ESA Cover Letter. Thus, any non-compliance or any statement in the tender that will contradict the declaration of compliance may lead to the down marking of the tender.</w:t>
      </w:r>
    </w:p>
    <w:p w14:paraId="7976DFBA" w14:textId="6071C9D2" w:rsidR="00090572" w:rsidRPr="00132907" w:rsidRDefault="00090572">
      <w:pPr>
        <w:spacing w:after="160" w:line="259" w:lineRule="auto"/>
        <w:rPr>
          <w:rFonts w:ascii="Arial" w:hAnsi="Arial" w:cs="Arial"/>
        </w:rPr>
      </w:pPr>
      <w:r w:rsidRPr="00132907">
        <w:rPr>
          <w:rFonts w:ascii="Arial" w:hAnsi="Arial" w:cs="Arial"/>
        </w:rPr>
        <w:br w:type="page"/>
      </w:r>
    </w:p>
    <w:p w14:paraId="085862D2" w14:textId="77777777" w:rsidR="00090572" w:rsidRPr="00132907" w:rsidRDefault="00090572" w:rsidP="00090572">
      <w:pPr>
        <w:spacing w:line="240" w:lineRule="auto"/>
        <w:contextualSpacing/>
        <w:jc w:val="both"/>
        <w:rPr>
          <w:rFonts w:ascii="Arial" w:hAnsi="Arial" w:cs="Arial"/>
        </w:rPr>
      </w:pPr>
    </w:p>
    <w:p w14:paraId="6B13F87F"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8" w:name="_Toc185255743"/>
      <w:bookmarkStart w:id="59" w:name="_Toc188889903"/>
      <w:bookmarkStart w:id="60" w:name="_Hlk130372594"/>
      <w:bookmarkStart w:id="61" w:name="_Hlk129349251"/>
      <w:bookmarkStart w:id="62" w:name="_Hlk134633352"/>
      <w:r w:rsidRPr="00132907">
        <w:rPr>
          <w:rFonts w:ascii="Arial" w:eastAsia="Arial" w:hAnsi="Arial" w:cs="Arial"/>
          <w:color w:val="auto"/>
          <w:u w:val="single"/>
        </w:rPr>
        <w:t>Period for tender preparation</w:t>
      </w:r>
      <w:bookmarkEnd w:id="58"/>
      <w:bookmarkEnd w:id="59"/>
    </w:p>
    <w:p w14:paraId="78312163" w14:textId="77777777" w:rsidR="00090572" w:rsidRPr="00132907" w:rsidRDefault="00090572" w:rsidP="00090572">
      <w:pPr>
        <w:rPr>
          <w:rFonts w:ascii="Arial" w:hAnsi="Arial" w:cs="Arial"/>
        </w:rPr>
      </w:pPr>
    </w:p>
    <w:p w14:paraId="0FDAB98C" w14:textId="77777777" w:rsidR="00090572" w:rsidRPr="00132907" w:rsidRDefault="00090572" w:rsidP="00090572">
      <w:pPr>
        <w:jc w:val="both"/>
        <w:rPr>
          <w:rFonts w:ascii="Arial" w:hAnsi="Arial" w:cs="Arial"/>
        </w:rPr>
      </w:pPr>
      <w:r w:rsidRPr="00132907">
        <w:rPr>
          <w:rFonts w:ascii="Arial" w:hAnsi="Arial" w:cs="Arial"/>
        </w:rPr>
        <w:t>The closing date for receipt of tenders is published in esa-star Publication.</w:t>
      </w:r>
    </w:p>
    <w:p w14:paraId="380F1B76" w14:textId="77777777" w:rsidR="00090572" w:rsidRPr="00132907" w:rsidRDefault="00090572" w:rsidP="00090572">
      <w:pPr>
        <w:jc w:val="both"/>
        <w:rPr>
          <w:rFonts w:ascii="Arial" w:hAnsi="Arial" w:cs="Arial"/>
        </w:rPr>
      </w:pPr>
    </w:p>
    <w:p w14:paraId="550CD699" w14:textId="77777777" w:rsidR="00090572" w:rsidRPr="00132907" w:rsidRDefault="00090572" w:rsidP="00090572">
      <w:pPr>
        <w:jc w:val="both"/>
        <w:rPr>
          <w:rFonts w:ascii="Arial" w:hAnsi="Arial" w:cs="Arial"/>
        </w:rPr>
      </w:pPr>
      <w:r w:rsidRPr="00132907">
        <w:rPr>
          <w:rFonts w:ascii="Arial" w:hAnsi="Arial" w:cs="Arial"/>
        </w:rPr>
        <w:t xml:space="preserve">Should an Economic Operator require an extension, such justified request shall be submitted in esa-star Tendering not later than </w:t>
      </w:r>
      <w:r w:rsidRPr="00132907">
        <w:rPr>
          <w:rFonts w:ascii="Arial" w:hAnsi="Arial" w:cs="Arial"/>
          <w:color w:val="2718F0"/>
        </w:rPr>
        <w:t xml:space="preserve">[fourteen (14)] </w:t>
      </w:r>
      <w:r w:rsidRPr="00132907">
        <w:rPr>
          <w:rFonts w:ascii="Arial" w:hAnsi="Arial" w:cs="Arial"/>
        </w:rPr>
        <w:t xml:space="preserve">calendar days prior to the closing date. Absence of a justification may result in the request not being considered. </w:t>
      </w:r>
    </w:p>
    <w:p w14:paraId="4E685ED9" w14:textId="77777777" w:rsidR="00090572" w:rsidRPr="00132907" w:rsidRDefault="00090572" w:rsidP="00090572">
      <w:pPr>
        <w:jc w:val="both"/>
        <w:rPr>
          <w:rFonts w:ascii="Arial" w:hAnsi="Arial" w:cs="Arial"/>
        </w:rPr>
      </w:pPr>
    </w:p>
    <w:p w14:paraId="689181E6" w14:textId="77777777" w:rsidR="00090572" w:rsidRPr="00132907" w:rsidRDefault="00090572" w:rsidP="00090572">
      <w:pPr>
        <w:jc w:val="both"/>
        <w:rPr>
          <w:rFonts w:ascii="Arial" w:hAnsi="Arial" w:cs="Arial"/>
        </w:rPr>
      </w:pPr>
      <w:r w:rsidRPr="00132907">
        <w:rPr>
          <w:rFonts w:ascii="Arial" w:hAnsi="Arial" w:cs="Arial"/>
        </w:rPr>
        <w:t xml:space="preserve">Extensions may be granted by the Agency only if operational requirements so permit, and if, in the case of competitive tendering, fair competition is not thereby impaired. </w:t>
      </w:r>
    </w:p>
    <w:p w14:paraId="74413F6C" w14:textId="77777777" w:rsidR="00090572" w:rsidRPr="00132907" w:rsidRDefault="00090572" w:rsidP="00090572">
      <w:pPr>
        <w:jc w:val="both"/>
        <w:rPr>
          <w:rFonts w:ascii="Arial" w:hAnsi="Arial" w:cs="Arial"/>
        </w:rPr>
      </w:pPr>
    </w:p>
    <w:p w14:paraId="313137FC" w14:textId="77777777" w:rsidR="00090572" w:rsidRPr="00132907" w:rsidRDefault="00090572" w:rsidP="00090572">
      <w:pPr>
        <w:jc w:val="both"/>
        <w:rPr>
          <w:rFonts w:ascii="Arial" w:hAnsi="Arial" w:cs="Arial"/>
          <w:b/>
          <w:bCs/>
        </w:rPr>
      </w:pPr>
      <w:r w:rsidRPr="00132907">
        <w:rPr>
          <w:rFonts w:ascii="Arial" w:hAnsi="Arial" w:cs="Arial"/>
        </w:rPr>
        <w:t>Refusal by the Agency to grant extensions may not give rise to any claims by Economic Operators.</w:t>
      </w:r>
    </w:p>
    <w:p w14:paraId="483D99CF" w14:textId="77777777" w:rsidR="00090572" w:rsidRPr="00132907" w:rsidRDefault="00090572" w:rsidP="00090572">
      <w:pPr>
        <w:jc w:val="both"/>
        <w:rPr>
          <w:rFonts w:ascii="Arial" w:hAnsi="Arial" w:cs="Arial"/>
        </w:rPr>
      </w:pPr>
    </w:p>
    <w:p w14:paraId="7E427D2D"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3" w:name="_Toc185255744"/>
      <w:bookmarkStart w:id="64" w:name="_Toc188889904"/>
      <w:r w:rsidRPr="00132907">
        <w:rPr>
          <w:rFonts w:ascii="Arial" w:eastAsia="Arial" w:hAnsi="Arial" w:cs="Arial"/>
          <w:color w:val="auto"/>
          <w:u w:val="single"/>
        </w:rPr>
        <w:t>Right to audit</w:t>
      </w:r>
      <w:bookmarkEnd w:id="63"/>
      <w:bookmarkEnd w:id="64"/>
    </w:p>
    <w:p w14:paraId="57C92587" w14:textId="77777777" w:rsidR="00090572" w:rsidRPr="00132907" w:rsidRDefault="00090572" w:rsidP="00090572">
      <w:pPr>
        <w:rPr>
          <w:rFonts w:ascii="Arial" w:hAnsi="Arial" w:cs="Arial"/>
        </w:rPr>
      </w:pPr>
    </w:p>
    <w:p w14:paraId="5AB18163" w14:textId="77777777" w:rsidR="00090572" w:rsidRPr="00132907" w:rsidRDefault="00090572" w:rsidP="00090572">
      <w:pPr>
        <w:jc w:val="both"/>
        <w:rPr>
          <w:rFonts w:ascii="Arial" w:hAnsi="Arial" w:cs="Arial"/>
        </w:rPr>
      </w:pPr>
      <w:r w:rsidRPr="00132907">
        <w:rPr>
          <w:rFonts w:ascii="Arial" w:hAnsi="Arial" w:cs="Arial"/>
        </w:rPr>
        <w:t>Pursuant to Article 3 paragraphs 5 and 6 of the Contracting Regulations, the Agency will be entitled, after receipt of the tender, to audit any aspects of the tender and of the Tenderers and Subcontractors and to request the Tenderer and any of its Subcontractors when applicable, to provide:</w:t>
      </w:r>
    </w:p>
    <w:p w14:paraId="66BD8888"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evidence of any element of the quotation and may call for additional detailed information irrespective of the type of price proposed. The Agency reserves the right to audit the quoted prices and rates.</w:t>
      </w:r>
    </w:p>
    <w:p w14:paraId="102BB3E2"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any evidence that they belong to one of the Member States, Associate Member States or Cooperating States of the Agency, and this in line with the requirements set under Article II.3 of Annex V to the ESA Convention.</w:t>
      </w:r>
    </w:p>
    <w:p w14:paraId="77A09CD8"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any evidence to ascertain the financial viability of the Tenderer or the Subcontractor(s).</w:t>
      </w:r>
    </w:p>
    <w:p w14:paraId="67AE1010" w14:textId="77777777" w:rsidR="00090572" w:rsidRPr="00132907" w:rsidRDefault="00090572" w:rsidP="00090572">
      <w:pPr>
        <w:jc w:val="both"/>
        <w:rPr>
          <w:rFonts w:ascii="Arial" w:hAnsi="Arial" w:cs="Arial"/>
        </w:rPr>
      </w:pPr>
      <w:r w:rsidRPr="00132907">
        <w:rPr>
          <w:rFonts w:ascii="Arial" w:hAnsi="Arial" w:cs="Arial"/>
        </w:rPr>
        <w:t>In the frame of monitoring the risks taken by the Agency with respect to Economic Operators in its tendering and contract implementation, the financial viability of Tenderers may be assessed by the Agency at any time during the tendering process, including the potential negotiation stage and contract duration, if selected. Specific financial information might be requested by the dedicated audit service of the Agency, which shall be provided as soon as possible within the timeline indicated by the Agency. If as a result of the assessment, the risk is deemed too high, the Agency reserves the right not to place the Contract or to implement specific safeguards within the contract (such as e.g. specific monitoring, termination provisions).</w:t>
      </w:r>
    </w:p>
    <w:p w14:paraId="3D6684BF" w14:textId="77777777" w:rsidR="00090572" w:rsidRPr="00132907" w:rsidRDefault="00090572" w:rsidP="00090572">
      <w:pPr>
        <w:jc w:val="both"/>
        <w:rPr>
          <w:rFonts w:ascii="Arial" w:hAnsi="Arial" w:cs="Arial"/>
        </w:rPr>
      </w:pPr>
    </w:p>
    <w:p w14:paraId="35900B83" w14:textId="77777777" w:rsidR="00090572" w:rsidRPr="00132907" w:rsidRDefault="00090572" w:rsidP="00090572">
      <w:pPr>
        <w:spacing w:line="240" w:lineRule="auto"/>
        <w:contextualSpacing/>
        <w:jc w:val="both"/>
        <w:rPr>
          <w:rFonts w:ascii="Arial" w:hAnsi="Arial" w:cs="Arial"/>
        </w:rPr>
      </w:pPr>
      <w:r w:rsidRPr="00132907">
        <w:rPr>
          <w:rFonts w:ascii="Arial" w:hAnsi="Arial" w:cs="Arial"/>
        </w:rPr>
        <w:t>The attention of Tenderers is further drawn to Annex 1 to the latest applicable General Clauses and Conditions for ESA Contracts</w:t>
      </w:r>
      <w:r w:rsidRPr="00132907">
        <w:rPr>
          <w:rStyle w:val="FootnoteReference"/>
          <w:rFonts w:ascii="Arial" w:hAnsi="Arial" w:cs="Arial"/>
        </w:rPr>
        <w:footnoteReference w:id="11"/>
      </w:r>
      <w:r w:rsidRPr="00132907">
        <w:rPr>
          <w:rFonts w:ascii="Arial" w:hAnsi="Arial" w:cs="Arial"/>
        </w:rPr>
        <w:t>.</w:t>
      </w:r>
    </w:p>
    <w:p w14:paraId="6341212F" w14:textId="77777777" w:rsidR="00090572" w:rsidRPr="00132907" w:rsidRDefault="00090572" w:rsidP="00090572">
      <w:pPr>
        <w:spacing w:line="240" w:lineRule="auto"/>
        <w:ind w:left="425" w:hanging="425"/>
        <w:contextualSpacing/>
        <w:jc w:val="both"/>
        <w:rPr>
          <w:rFonts w:ascii="Arial" w:hAnsi="Arial" w:cs="Arial"/>
        </w:rPr>
      </w:pPr>
    </w:p>
    <w:p w14:paraId="095F8D0F" w14:textId="77777777" w:rsidR="00090572" w:rsidRPr="00132907" w:rsidRDefault="00090572" w:rsidP="00090572">
      <w:pPr>
        <w:spacing w:line="240" w:lineRule="auto"/>
        <w:ind w:left="425" w:hanging="425"/>
        <w:contextualSpacing/>
        <w:jc w:val="both"/>
        <w:rPr>
          <w:rFonts w:ascii="Arial" w:hAnsi="Arial" w:cs="Arial"/>
        </w:rPr>
      </w:pPr>
    </w:p>
    <w:p w14:paraId="44A5925E" w14:textId="77777777" w:rsidR="00090572" w:rsidRPr="00132907" w:rsidRDefault="00090572" w:rsidP="00090572">
      <w:pPr>
        <w:spacing w:line="240" w:lineRule="auto"/>
        <w:ind w:left="425" w:hanging="425"/>
        <w:contextualSpacing/>
        <w:jc w:val="both"/>
        <w:rPr>
          <w:rFonts w:ascii="Arial" w:hAnsi="Arial" w:cs="Arial"/>
        </w:rPr>
      </w:pPr>
    </w:p>
    <w:p w14:paraId="0342553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5" w:name="_Toc185255745"/>
      <w:bookmarkStart w:id="66" w:name="_Toc188889905"/>
      <w:bookmarkStart w:id="67" w:name="_Toc334167440"/>
      <w:bookmarkStart w:id="68" w:name="_Toc350418652"/>
      <w:bookmarkEnd w:id="60"/>
      <w:bookmarkEnd w:id="61"/>
      <w:bookmarkEnd w:id="62"/>
      <w:r w:rsidRPr="00132907">
        <w:rPr>
          <w:rFonts w:ascii="Arial" w:eastAsia="Arial" w:hAnsi="Arial" w:cs="Arial"/>
          <w:color w:val="auto"/>
          <w:u w:val="single"/>
        </w:rPr>
        <w:lastRenderedPageBreak/>
        <w:t>Negotiation prior to Contract award</w:t>
      </w:r>
      <w:bookmarkEnd w:id="65"/>
      <w:bookmarkEnd w:id="66"/>
    </w:p>
    <w:p w14:paraId="22CC945F" w14:textId="77777777" w:rsidR="00090572" w:rsidRPr="00132907" w:rsidRDefault="00090572" w:rsidP="00090572">
      <w:pPr>
        <w:rPr>
          <w:rFonts w:ascii="Arial" w:hAnsi="Arial" w:cs="Arial"/>
        </w:rPr>
      </w:pPr>
    </w:p>
    <w:p w14:paraId="1D64D57C" w14:textId="77777777" w:rsidR="00090572" w:rsidRPr="00132907" w:rsidRDefault="00090572" w:rsidP="00090572">
      <w:pPr>
        <w:jc w:val="both"/>
        <w:rPr>
          <w:rFonts w:ascii="Arial" w:hAnsi="Arial" w:cs="Arial"/>
        </w:rPr>
      </w:pPr>
      <w:r w:rsidRPr="00132907">
        <w:rPr>
          <w:rFonts w:ascii="Arial" w:hAnsi="Arial" w:cs="Arial"/>
        </w:rPr>
        <w:t>The Agency, prior to placing a Contract and following internal authorisation, reserves the right to negotiate with the Tenderer for which a final recommendation for awarding the Contract was made. The tender, as modified by such negotiations and agreed in writing, shall be binding for the Contract.</w:t>
      </w:r>
    </w:p>
    <w:p w14:paraId="02BBE804" w14:textId="77777777" w:rsidR="00090572" w:rsidRPr="00132907" w:rsidRDefault="00090572" w:rsidP="00090572">
      <w:pPr>
        <w:jc w:val="both"/>
        <w:rPr>
          <w:rFonts w:ascii="Arial" w:hAnsi="Arial" w:cs="Arial"/>
        </w:rPr>
      </w:pPr>
    </w:p>
    <w:p w14:paraId="405EBFC7" w14:textId="77777777" w:rsidR="00090572" w:rsidRPr="00132907" w:rsidRDefault="00090572" w:rsidP="00090572">
      <w:pPr>
        <w:jc w:val="both"/>
        <w:rPr>
          <w:rFonts w:ascii="Arial" w:hAnsi="Arial" w:cs="Arial"/>
        </w:rPr>
      </w:pPr>
      <w:r w:rsidRPr="00132907">
        <w:rPr>
          <w:rFonts w:ascii="Arial" w:hAnsi="Arial" w:cs="Arial"/>
        </w:rPr>
        <w:t>Should such negotiations not be successful, the Agency shall terminate negotiations and reserves the right to enter into negotiation with another Tenderer. Such decisions by the Agency shall not give rise to any claims by Tenderers.</w:t>
      </w:r>
    </w:p>
    <w:p w14:paraId="0DF004F2" w14:textId="77777777" w:rsidR="00090572" w:rsidRPr="00132907" w:rsidRDefault="00090572" w:rsidP="00090572">
      <w:pPr>
        <w:jc w:val="both"/>
        <w:rPr>
          <w:rFonts w:ascii="Arial" w:hAnsi="Arial" w:cs="Arial"/>
        </w:rPr>
      </w:pPr>
    </w:p>
    <w:p w14:paraId="4BFA6E9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9" w:name="_Toc185255746"/>
      <w:bookmarkStart w:id="70" w:name="_Toc188889906"/>
      <w:r w:rsidRPr="00132907">
        <w:rPr>
          <w:rFonts w:ascii="Arial" w:eastAsia="Arial" w:hAnsi="Arial" w:cs="Arial"/>
          <w:color w:val="auto"/>
          <w:u w:val="single"/>
        </w:rPr>
        <w:t>Retention of tenders</w:t>
      </w:r>
      <w:bookmarkEnd w:id="69"/>
      <w:bookmarkEnd w:id="70"/>
    </w:p>
    <w:p w14:paraId="61724770" w14:textId="77777777" w:rsidR="00090572" w:rsidRPr="00132907" w:rsidRDefault="00090572" w:rsidP="00090572">
      <w:pPr>
        <w:rPr>
          <w:rFonts w:ascii="Arial" w:hAnsi="Arial" w:cs="Arial"/>
        </w:rPr>
      </w:pPr>
    </w:p>
    <w:p w14:paraId="782B7BAF" w14:textId="77777777" w:rsidR="00090572" w:rsidRPr="00132907" w:rsidRDefault="00090572" w:rsidP="00090572">
      <w:pPr>
        <w:jc w:val="both"/>
        <w:rPr>
          <w:rFonts w:ascii="Arial" w:hAnsi="Arial" w:cs="Arial"/>
        </w:rPr>
      </w:pPr>
      <w:r w:rsidRPr="00132907">
        <w:rPr>
          <w:rFonts w:ascii="Arial" w:hAnsi="Arial" w:cs="Arial"/>
        </w:rPr>
        <w:t>The Agency will solely use the commercially sensitive or proprietary information of the tenders for the purpose of the evaluation of tenders, the selection of a Contractor and for cost reference purposes. In the case of a successful tender, documentation and information incorporated in the subsequent Contract will be governed by Part II of the General Clauses and Conditions for ESA Contracts. The Agency reserves the right to eliminate from consideration tenders which seek to restrict the use of documents or information beyond these provisions. Unless otherwise specifically required in the tenders, unsuccessful tenders or tenders for which a decision to re-issue or cancel the Tender Action is taken by the Agency, after the opening of the tenders, shall be disposed of by the Agency in accordance with its regulations.</w:t>
      </w:r>
    </w:p>
    <w:p w14:paraId="3734ED46" w14:textId="77777777" w:rsidR="00090572" w:rsidRPr="00132907" w:rsidRDefault="00090572" w:rsidP="00090572">
      <w:pPr>
        <w:jc w:val="both"/>
        <w:rPr>
          <w:rFonts w:ascii="Arial" w:hAnsi="Arial" w:cs="Arial"/>
        </w:rPr>
      </w:pPr>
    </w:p>
    <w:p w14:paraId="047F6449"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1" w:name="_Toc185255747"/>
      <w:bookmarkStart w:id="72" w:name="_Toc188889907"/>
      <w:r w:rsidRPr="00132907">
        <w:rPr>
          <w:rFonts w:ascii="Arial" w:eastAsia="Arial" w:hAnsi="Arial" w:cs="Arial"/>
          <w:color w:val="auto"/>
          <w:u w:val="single"/>
        </w:rPr>
        <w:t>Non reimbursement of tender expenses</w:t>
      </w:r>
      <w:bookmarkEnd w:id="71"/>
      <w:bookmarkEnd w:id="72"/>
    </w:p>
    <w:p w14:paraId="2636ED6F" w14:textId="77777777" w:rsidR="00090572" w:rsidRPr="00132907" w:rsidRDefault="00090572" w:rsidP="00090572">
      <w:pPr>
        <w:rPr>
          <w:rFonts w:ascii="Arial" w:hAnsi="Arial" w:cs="Arial"/>
        </w:rPr>
      </w:pPr>
    </w:p>
    <w:p w14:paraId="243F758C" w14:textId="77777777" w:rsidR="00090572" w:rsidRPr="00132907" w:rsidRDefault="00090572" w:rsidP="00090572">
      <w:pPr>
        <w:jc w:val="both"/>
        <w:rPr>
          <w:rFonts w:ascii="Arial" w:hAnsi="Arial" w:cs="Arial"/>
        </w:rPr>
      </w:pPr>
      <w:r w:rsidRPr="00132907">
        <w:rPr>
          <w:rFonts w:ascii="Arial" w:hAnsi="Arial" w:cs="Arial"/>
        </w:rPr>
        <w:t>Expenses incurred in the preparation and submission of the tender will not be reimbursed.</w:t>
      </w:r>
    </w:p>
    <w:p w14:paraId="318D3482" w14:textId="77777777" w:rsidR="00090572" w:rsidRPr="00132907" w:rsidRDefault="00090572" w:rsidP="00090572">
      <w:pPr>
        <w:jc w:val="both"/>
        <w:rPr>
          <w:rFonts w:ascii="Arial" w:hAnsi="Arial" w:cs="Arial"/>
        </w:rPr>
      </w:pPr>
    </w:p>
    <w:p w14:paraId="11241EF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3" w:name="_Toc185255748"/>
      <w:bookmarkStart w:id="74" w:name="_Toc188889908"/>
      <w:r w:rsidRPr="00132907">
        <w:rPr>
          <w:rFonts w:ascii="Arial" w:eastAsia="Arial" w:hAnsi="Arial" w:cs="Arial"/>
          <w:color w:val="auto"/>
          <w:u w:val="single"/>
        </w:rPr>
        <w:t>Non commitment by the Agency</w:t>
      </w:r>
      <w:bookmarkEnd w:id="73"/>
      <w:bookmarkEnd w:id="74"/>
    </w:p>
    <w:p w14:paraId="31C5BFDB" w14:textId="77777777" w:rsidR="00090572" w:rsidRPr="00132907" w:rsidRDefault="00090572" w:rsidP="00090572">
      <w:pPr>
        <w:rPr>
          <w:rFonts w:ascii="Arial" w:hAnsi="Arial" w:cs="Arial"/>
        </w:rPr>
      </w:pPr>
    </w:p>
    <w:p w14:paraId="0A5DF646" w14:textId="77777777" w:rsidR="00090572" w:rsidRPr="00132907" w:rsidRDefault="00090572" w:rsidP="00090572">
      <w:pPr>
        <w:jc w:val="both"/>
        <w:rPr>
          <w:rFonts w:ascii="Arial" w:hAnsi="Arial" w:cs="Arial"/>
        </w:rPr>
      </w:pPr>
      <w:r w:rsidRPr="00132907">
        <w:rPr>
          <w:rFonts w:ascii="Arial" w:hAnsi="Arial" w:cs="Arial"/>
        </w:rPr>
        <w:t>The Agency reserves the right at any time to suspend or cancel the Tender Action. Such suspension or cancellation shall not give rise to any claims by Economic Operators.</w:t>
      </w:r>
    </w:p>
    <w:p w14:paraId="4BD77EA8" w14:textId="77777777" w:rsidR="00090572" w:rsidRPr="00132907" w:rsidRDefault="00090572" w:rsidP="00090572">
      <w:pPr>
        <w:jc w:val="both"/>
        <w:rPr>
          <w:rFonts w:ascii="Arial" w:hAnsi="Arial" w:cs="Arial"/>
        </w:rPr>
      </w:pPr>
    </w:p>
    <w:p w14:paraId="51BD9A5E" w14:textId="77777777" w:rsidR="00090572" w:rsidRPr="00132907" w:rsidRDefault="00090572" w:rsidP="00090572">
      <w:pPr>
        <w:jc w:val="both"/>
        <w:rPr>
          <w:rFonts w:ascii="Arial" w:hAnsi="Arial" w:cs="Arial"/>
        </w:rPr>
      </w:pPr>
      <w:r w:rsidRPr="00132907">
        <w:rPr>
          <w:rFonts w:ascii="Arial" w:hAnsi="Arial" w:cs="Arial"/>
        </w:rPr>
        <w:t>The Tender Action does not bind the Agency in any way to place a Contract, and the Agency reserves the right to negotiate and place a Contract for only part of the activity covered by the Tender Action. Such decision by the Agency shall not give rise to any claims by Tenderers having submitted a tender in response to the Tender Action.</w:t>
      </w:r>
    </w:p>
    <w:p w14:paraId="431D388E" w14:textId="77777777" w:rsidR="00090572" w:rsidRPr="00132907" w:rsidRDefault="00090572" w:rsidP="00090572">
      <w:pPr>
        <w:jc w:val="both"/>
        <w:rPr>
          <w:rFonts w:ascii="Arial" w:hAnsi="Arial" w:cs="Arial"/>
        </w:rPr>
      </w:pPr>
    </w:p>
    <w:p w14:paraId="71D7F82A" w14:textId="77777777" w:rsidR="00090572" w:rsidRPr="00132907" w:rsidRDefault="00090572" w:rsidP="00090572">
      <w:pPr>
        <w:jc w:val="both"/>
        <w:rPr>
          <w:rFonts w:ascii="Arial" w:hAnsi="Arial" w:cs="Arial"/>
        </w:rPr>
      </w:pPr>
      <w:r w:rsidRPr="00132907">
        <w:rPr>
          <w:rFonts w:ascii="Arial" w:hAnsi="Arial" w:cs="Arial"/>
        </w:rPr>
        <w:t>As a result of the overall assessment of tenders, a final recommendation for awarding the Contract to the eligible Tenderer who offers the most economic and effective employment of the Agency’s resources is made, being the best combination of the total weighted mark, price and, when applicable, the industrial policy measures or the geographical return requirements established in the Tender Action Solicitation Documents at the time of its issuing</w:t>
      </w:r>
      <w:r w:rsidRPr="00132907">
        <w:rPr>
          <w:rFonts w:ascii="Arial" w:hAnsi="Arial" w:cs="Arial"/>
          <w:vertAlign w:val="superscript"/>
        </w:rPr>
        <w:footnoteReference w:id="12"/>
      </w:r>
      <w:r w:rsidRPr="00132907">
        <w:rPr>
          <w:rFonts w:ascii="Arial" w:hAnsi="Arial" w:cs="Arial"/>
        </w:rPr>
        <w:t>.</w:t>
      </w:r>
    </w:p>
    <w:p w14:paraId="1881F6A4" w14:textId="77777777" w:rsidR="00D25896" w:rsidRPr="00132907" w:rsidRDefault="00D25896" w:rsidP="00D25896">
      <w:pPr>
        <w:spacing w:line="240" w:lineRule="auto"/>
        <w:ind w:left="567" w:hanging="567"/>
        <w:contextualSpacing/>
        <w:jc w:val="both"/>
        <w:rPr>
          <w:rFonts w:ascii="Arial" w:hAnsi="Arial" w:cs="Arial"/>
        </w:rPr>
      </w:pPr>
    </w:p>
    <w:p w14:paraId="1302C429" w14:textId="77777777" w:rsidR="00090572" w:rsidRPr="00132907" w:rsidRDefault="00090572" w:rsidP="00D25896">
      <w:pPr>
        <w:spacing w:line="240" w:lineRule="auto"/>
        <w:ind w:left="567" w:hanging="567"/>
        <w:contextualSpacing/>
        <w:jc w:val="both"/>
        <w:rPr>
          <w:rFonts w:ascii="Arial" w:hAnsi="Arial" w:cs="Arial"/>
        </w:rPr>
      </w:pPr>
    </w:p>
    <w:p w14:paraId="73FFA65C" w14:textId="77777777" w:rsidR="00090572" w:rsidRPr="00132907" w:rsidRDefault="00090572" w:rsidP="00D25896">
      <w:pPr>
        <w:spacing w:line="240" w:lineRule="auto"/>
        <w:ind w:left="567" w:hanging="567"/>
        <w:contextualSpacing/>
        <w:jc w:val="both"/>
        <w:rPr>
          <w:rFonts w:ascii="Arial" w:hAnsi="Arial" w:cs="Arial"/>
        </w:rPr>
      </w:pPr>
    </w:p>
    <w:bookmarkEnd w:id="67"/>
    <w:bookmarkEnd w:id="68"/>
    <w:p w14:paraId="36CACEAE" w14:textId="77777777" w:rsidR="00090572" w:rsidRPr="00132907" w:rsidRDefault="00090572" w:rsidP="00090572">
      <w:pPr>
        <w:jc w:val="both"/>
        <w:rPr>
          <w:rFonts w:ascii="Arial" w:hAnsi="Arial" w:cs="Arial"/>
        </w:rPr>
      </w:pPr>
      <w:r w:rsidRPr="00132907">
        <w:rPr>
          <w:rFonts w:ascii="Arial" w:hAnsi="Arial" w:cs="Arial"/>
        </w:rPr>
        <w:lastRenderedPageBreak/>
        <w:t>Such decision by the Agency shall not give rise to any claims by Tenderers having submitted a tender in response to the Tender Action.</w:t>
      </w:r>
    </w:p>
    <w:p w14:paraId="1D67AAA0" w14:textId="77777777" w:rsidR="00090572" w:rsidRPr="00132907" w:rsidRDefault="00090572" w:rsidP="00090572">
      <w:pPr>
        <w:jc w:val="both"/>
        <w:rPr>
          <w:rFonts w:ascii="Arial" w:hAnsi="Arial" w:cs="Arial"/>
        </w:rPr>
      </w:pPr>
    </w:p>
    <w:p w14:paraId="2D09858E"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75" w:name="_Toc181006013"/>
      <w:bookmarkStart w:id="76" w:name="_Toc181351748"/>
      <w:bookmarkStart w:id="77" w:name="_Toc181375268"/>
      <w:bookmarkStart w:id="78" w:name="_Toc185255749"/>
      <w:bookmarkStart w:id="79" w:name="_Toc188889909"/>
      <w:r w:rsidRPr="00132907">
        <w:rPr>
          <w:rFonts w:ascii="Arial" w:hAnsi="Arial" w:cs="Arial"/>
          <w:b/>
          <w:bCs/>
          <w:color w:val="auto"/>
          <w:sz w:val="24"/>
          <w:szCs w:val="24"/>
          <w:u w:val="single"/>
        </w:rPr>
        <w:t>Conditions relating to subcontracts</w:t>
      </w:r>
      <w:bookmarkEnd w:id="75"/>
      <w:bookmarkEnd w:id="76"/>
      <w:bookmarkEnd w:id="77"/>
      <w:bookmarkEnd w:id="78"/>
      <w:bookmarkEnd w:id="79"/>
    </w:p>
    <w:p w14:paraId="615572B9" w14:textId="77777777" w:rsidR="00090572" w:rsidRPr="00132907" w:rsidRDefault="00090572" w:rsidP="00090572">
      <w:pPr>
        <w:tabs>
          <w:tab w:val="num" w:pos="1440"/>
        </w:tabs>
        <w:rPr>
          <w:rFonts w:ascii="Arial" w:hAnsi="Arial" w:cs="Arial"/>
        </w:rPr>
      </w:pPr>
    </w:p>
    <w:p w14:paraId="261F10C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rPr>
      </w:pPr>
      <w:bookmarkStart w:id="80" w:name="_Toc185255750"/>
      <w:bookmarkStart w:id="81" w:name="_Toc188889910"/>
      <w:r w:rsidRPr="00132907">
        <w:rPr>
          <w:rFonts w:ascii="Arial" w:eastAsia="Arial" w:hAnsi="Arial" w:cs="Arial"/>
          <w:color w:val="auto"/>
          <w:u w:val="single"/>
        </w:rPr>
        <w:t>Placing of subcontracts</w:t>
      </w:r>
      <w:bookmarkEnd w:id="80"/>
      <w:bookmarkEnd w:id="81"/>
    </w:p>
    <w:p w14:paraId="10D28506" w14:textId="77777777" w:rsidR="00090572" w:rsidRPr="00132907" w:rsidRDefault="00090572" w:rsidP="00090572">
      <w:pPr>
        <w:rPr>
          <w:rFonts w:ascii="Arial" w:hAnsi="Arial" w:cs="Arial"/>
        </w:rPr>
      </w:pPr>
    </w:p>
    <w:p w14:paraId="7745E089" w14:textId="77777777" w:rsidR="00090572" w:rsidRPr="00132907" w:rsidRDefault="00090572" w:rsidP="00090572">
      <w:pPr>
        <w:jc w:val="both"/>
        <w:rPr>
          <w:rFonts w:ascii="Arial" w:hAnsi="Arial" w:cs="Arial"/>
          <w:b/>
          <w:bCs/>
          <w:color w:val="0033CC"/>
        </w:rPr>
      </w:pPr>
      <w:r w:rsidRPr="00132907">
        <w:rPr>
          <w:rFonts w:ascii="Arial" w:hAnsi="Arial" w:cs="Arial"/>
        </w:rPr>
        <w:t xml:space="preserve">Subcontracts are defined in the explanatory text in paragraph 9 of the </w:t>
      </w:r>
      <w:r w:rsidRPr="00132907">
        <w:rPr>
          <w:rFonts w:ascii="Arial" w:hAnsi="Arial" w:cs="Arial"/>
          <w:i/>
          <w:iCs/>
        </w:rPr>
        <w:t>Instructions for Completing the Company Price Breakdown form</w:t>
      </w:r>
      <w:r w:rsidRPr="00132907">
        <w:rPr>
          <w:rFonts w:ascii="Arial" w:hAnsi="Arial" w:cs="Arial"/>
        </w:rPr>
        <w:t>, the PSS A2 form.</w:t>
      </w:r>
    </w:p>
    <w:p w14:paraId="4EC3F229" w14:textId="77777777" w:rsidR="00090572" w:rsidRPr="00132907" w:rsidRDefault="00090572" w:rsidP="00090572">
      <w:pPr>
        <w:jc w:val="both"/>
        <w:rPr>
          <w:rFonts w:ascii="Arial" w:hAnsi="Arial" w:cs="Arial"/>
          <w:color w:val="000000" w:themeColor="text1"/>
        </w:rPr>
      </w:pPr>
      <w:r w:rsidRPr="00132907">
        <w:rPr>
          <w:rFonts w:ascii="Arial" w:hAnsi="Arial" w:cs="Arial"/>
          <w:color w:val="000000" w:themeColor="text1"/>
        </w:rPr>
        <w:t>It is not required to place subcontracts on a competitive basis. The Agency does not intend to participate in the evaluation of subcontractor(s).</w:t>
      </w:r>
    </w:p>
    <w:p w14:paraId="4E2DFB9D" w14:textId="77777777" w:rsidR="00090572" w:rsidRPr="00132907" w:rsidRDefault="00090572" w:rsidP="00090572">
      <w:pPr>
        <w:jc w:val="both"/>
        <w:rPr>
          <w:rFonts w:ascii="Arial" w:hAnsi="Arial" w:cs="Arial"/>
          <w:color w:val="000000" w:themeColor="text1"/>
        </w:rPr>
      </w:pPr>
    </w:p>
    <w:p w14:paraId="551AA56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82" w:name="_Toc185255751"/>
      <w:bookmarkStart w:id="83" w:name="_Toc188889911"/>
      <w:r w:rsidRPr="00132907">
        <w:rPr>
          <w:rFonts w:ascii="Arial" w:eastAsia="Arial" w:hAnsi="Arial" w:cs="Arial"/>
          <w:color w:val="auto"/>
          <w:u w:val="single"/>
        </w:rPr>
        <w:t>Information on subcontracts</w:t>
      </w:r>
      <w:bookmarkEnd w:id="82"/>
      <w:bookmarkEnd w:id="83"/>
    </w:p>
    <w:p w14:paraId="7A4750ED" w14:textId="77777777" w:rsidR="00090572" w:rsidRPr="00132907" w:rsidRDefault="00090572" w:rsidP="00090572">
      <w:pPr>
        <w:rPr>
          <w:rFonts w:ascii="Arial" w:hAnsi="Arial" w:cs="Arial"/>
        </w:rPr>
      </w:pPr>
    </w:p>
    <w:p w14:paraId="1CF89A5F" w14:textId="77777777" w:rsidR="00090572" w:rsidRPr="00132907" w:rsidRDefault="00090572" w:rsidP="00090572">
      <w:pPr>
        <w:jc w:val="both"/>
        <w:rPr>
          <w:rFonts w:ascii="Arial" w:hAnsi="Arial" w:cs="Arial"/>
        </w:rPr>
      </w:pPr>
      <w:r w:rsidRPr="00132907">
        <w:rPr>
          <w:rFonts w:ascii="Arial" w:hAnsi="Arial" w:cs="Arial"/>
        </w:rPr>
        <w:t>When identifying proposed Subcontractors, the Tenderer shall specify the country to which the Subcontractors belong, the place of execution of the Subcontracted work and also the corresponding percentage of the total price of the tender represented by the Subcontract price.</w:t>
      </w:r>
    </w:p>
    <w:p w14:paraId="0846F52C" w14:textId="77777777" w:rsidR="00090572" w:rsidRPr="00132907" w:rsidRDefault="00090572" w:rsidP="00090572">
      <w:pPr>
        <w:jc w:val="both"/>
        <w:rPr>
          <w:rFonts w:ascii="Arial" w:hAnsi="Arial" w:cs="Arial"/>
        </w:rPr>
      </w:pPr>
    </w:p>
    <w:p w14:paraId="2538577A"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4" w:name="_Toc181006014"/>
      <w:bookmarkStart w:id="85" w:name="_Toc181351749"/>
      <w:bookmarkStart w:id="86" w:name="_Toc181375269"/>
      <w:bookmarkStart w:id="87" w:name="_Toc185255752"/>
      <w:bookmarkStart w:id="88" w:name="_Toc188889912"/>
      <w:r w:rsidRPr="00132907">
        <w:rPr>
          <w:rFonts w:ascii="Arial" w:hAnsi="Arial" w:cs="Arial"/>
          <w:b/>
          <w:bCs/>
          <w:color w:val="auto"/>
          <w:sz w:val="24"/>
          <w:szCs w:val="24"/>
          <w:u w:val="single"/>
        </w:rPr>
        <w:t>Notification of Interest to tender</w:t>
      </w:r>
      <w:bookmarkEnd w:id="84"/>
      <w:bookmarkEnd w:id="85"/>
      <w:bookmarkEnd w:id="86"/>
      <w:bookmarkEnd w:id="87"/>
      <w:bookmarkEnd w:id="88"/>
    </w:p>
    <w:p w14:paraId="7D80A986" w14:textId="77777777" w:rsidR="00090572" w:rsidRPr="00132907" w:rsidRDefault="00090572" w:rsidP="00090572">
      <w:pPr>
        <w:tabs>
          <w:tab w:val="num" w:pos="1440"/>
        </w:tabs>
        <w:rPr>
          <w:rFonts w:ascii="Arial" w:hAnsi="Arial" w:cs="Arial"/>
        </w:rPr>
      </w:pPr>
    </w:p>
    <w:p w14:paraId="4BF48173" w14:textId="77777777" w:rsidR="00090572" w:rsidRPr="00132907" w:rsidRDefault="00090572" w:rsidP="00090572">
      <w:pPr>
        <w:jc w:val="both"/>
        <w:rPr>
          <w:rFonts w:ascii="Arial" w:hAnsi="Arial" w:cs="Arial"/>
        </w:rPr>
      </w:pPr>
      <w:r w:rsidRPr="00132907">
        <w:rPr>
          <w:rFonts w:ascii="Arial" w:hAnsi="Arial" w:cs="Arial"/>
        </w:rPr>
        <w:t>Economic Operators are required to notify their interest to tender to the Agency. Economic Operators registered as esa-star users shall notify their interest to tender only via esa-star Publication. Those considering tendering and not yet registered are requested to notify in writing the responsible Contracts Officer of the Agency of their interest, together with contact details for the responsible person in the company for future communications and a statement that they have taken the necessary steps to register as esa-star users. Failure by an Economic Operator to notify its interest to tender may result in him not receiving answers to other Economic Operators' queries or other correspondence related to the Tender Action. No extension of the tendering period will be granted on these grounds.</w:t>
      </w:r>
    </w:p>
    <w:p w14:paraId="7E16F7B5" w14:textId="77777777" w:rsidR="00090572" w:rsidRPr="00132907" w:rsidRDefault="00090572" w:rsidP="00090572">
      <w:pPr>
        <w:jc w:val="both"/>
        <w:rPr>
          <w:rFonts w:ascii="Arial" w:hAnsi="Arial" w:cs="Arial"/>
        </w:rPr>
      </w:pPr>
    </w:p>
    <w:p w14:paraId="5229E046" w14:textId="42396A91"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When a signed NDU is required before release of ADs or RDs, the NDU template drafted specifically to be used for release of ADs and RDs</w:t>
      </w:r>
      <w:r w:rsidRPr="00132907">
        <w:rPr>
          <w:rFonts w:ascii="Arial" w:hAnsi="Arial" w:cs="Arial"/>
          <w:b/>
          <w:bCs/>
          <w:color w:val="2718F0"/>
        </w:rPr>
        <w:t>]</w:t>
      </w:r>
    </w:p>
    <w:p w14:paraId="2B8DD1A5"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9" w:name="_Toc181006015"/>
      <w:bookmarkStart w:id="90" w:name="_Toc181351750"/>
      <w:bookmarkStart w:id="91" w:name="_Toc181375270"/>
      <w:bookmarkStart w:id="92" w:name="_Toc185255753"/>
      <w:bookmarkStart w:id="93" w:name="_Toc188889913"/>
      <w:r w:rsidRPr="00132907">
        <w:rPr>
          <w:rFonts w:ascii="Arial" w:hAnsi="Arial" w:cs="Arial"/>
          <w:b/>
          <w:bCs/>
          <w:color w:val="auto"/>
          <w:sz w:val="24"/>
          <w:szCs w:val="24"/>
          <w:u w:val="single"/>
        </w:rPr>
        <w:t>Applicable Documents and/or Reference Documents subject to signature of ND</w:t>
      </w:r>
      <w:bookmarkEnd w:id="89"/>
      <w:r w:rsidRPr="00132907">
        <w:rPr>
          <w:rFonts w:ascii="Arial" w:hAnsi="Arial" w:cs="Arial"/>
          <w:b/>
          <w:bCs/>
          <w:color w:val="auto"/>
          <w:sz w:val="24"/>
          <w:szCs w:val="24"/>
          <w:u w:val="single"/>
        </w:rPr>
        <w:t>U</w:t>
      </w:r>
      <w:bookmarkEnd w:id="90"/>
      <w:bookmarkEnd w:id="91"/>
      <w:bookmarkEnd w:id="92"/>
      <w:bookmarkEnd w:id="93"/>
    </w:p>
    <w:p w14:paraId="7AB07636" w14:textId="77777777" w:rsidR="00090572" w:rsidRPr="00132907" w:rsidRDefault="00090572" w:rsidP="00090572">
      <w:pPr>
        <w:tabs>
          <w:tab w:val="num" w:pos="1440"/>
        </w:tabs>
        <w:rPr>
          <w:rFonts w:ascii="Arial" w:hAnsi="Arial" w:cs="Arial"/>
        </w:rPr>
      </w:pPr>
    </w:p>
    <w:p w14:paraId="5EB3FC90" w14:textId="77777777" w:rsidR="00090572" w:rsidRPr="00132907" w:rsidRDefault="00090572" w:rsidP="00090572">
      <w:pPr>
        <w:jc w:val="both"/>
        <w:rPr>
          <w:rFonts w:ascii="Arial" w:hAnsi="Arial" w:cs="Arial"/>
        </w:rPr>
      </w:pPr>
      <w:r w:rsidRPr="00132907">
        <w:rPr>
          <w:rFonts w:ascii="Arial" w:hAnsi="Arial" w:cs="Arial"/>
        </w:rPr>
        <w:t xml:space="preserve">The Applicable Documents (ADs) and/or Reference Documents (RDs) listed in Sections </w:t>
      </w:r>
      <w:r w:rsidRPr="00132907">
        <w:rPr>
          <w:rFonts w:ascii="Arial" w:hAnsi="Arial" w:cs="Arial"/>
          <w:color w:val="2718F0"/>
        </w:rPr>
        <w:t>XX</w:t>
      </w:r>
      <w:r w:rsidRPr="00132907">
        <w:rPr>
          <w:rFonts w:ascii="Arial" w:hAnsi="Arial" w:cs="Arial"/>
        </w:rPr>
        <w:t xml:space="preserve"> and </w:t>
      </w:r>
      <w:r w:rsidRPr="00132907">
        <w:rPr>
          <w:rFonts w:ascii="Arial" w:hAnsi="Arial" w:cs="Arial"/>
          <w:color w:val="2718F0"/>
        </w:rPr>
        <w:t xml:space="preserve">XX </w:t>
      </w:r>
      <w:r w:rsidRPr="00132907">
        <w:rPr>
          <w:rFonts w:ascii="Arial" w:hAnsi="Arial" w:cs="Arial"/>
        </w:rPr>
        <w:t xml:space="preserve">of the Statement of Work will be made available upon a request to be submitted by the Tenderer. Tenderers shall take note that the transmission of these ADs and RDs are subject to the prior signature of a Non-Disclosure Undertaking (NDU). The NDU to be signed is provided as appendix </w:t>
      </w:r>
      <w:r w:rsidRPr="00132907">
        <w:rPr>
          <w:rFonts w:ascii="Arial" w:hAnsi="Arial" w:cs="Arial"/>
          <w:color w:val="2718F0"/>
        </w:rPr>
        <w:t>XX</w:t>
      </w:r>
      <w:r w:rsidRPr="00132907">
        <w:rPr>
          <w:rFonts w:ascii="Arial" w:hAnsi="Arial" w:cs="Arial"/>
        </w:rPr>
        <w:t xml:space="preserve"> hereto. The request together with the signed NDU shall be uploaded by the Tenderer in esa-star under “Requests from Bidders”, not later than </w:t>
      </w:r>
      <w:r w:rsidRPr="00132907">
        <w:rPr>
          <w:rFonts w:ascii="Arial" w:hAnsi="Arial" w:cs="Arial"/>
          <w:color w:val="2718F0"/>
        </w:rPr>
        <w:t xml:space="preserve">XX </w:t>
      </w:r>
      <w:r w:rsidRPr="00132907">
        <w:rPr>
          <w:rFonts w:ascii="Arial" w:hAnsi="Arial" w:cs="Arial"/>
        </w:rPr>
        <w:t>days from the date of publication of the Tender Action. The conditions of the NDU shall be flown down to any subcontractor which is to receive the ADs and/or RDs, before transmission of the documents.</w:t>
      </w:r>
    </w:p>
    <w:p w14:paraId="6E104608" w14:textId="77777777" w:rsidR="00090572" w:rsidRPr="00132907" w:rsidRDefault="00090572" w:rsidP="00090572">
      <w:pPr>
        <w:jc w:val="both"/>
        <w:rPr>
          <w:rFonts w:ascii="Arial" w:hAnsi="Arial" w:cs="Arial"/>
        </w:rPr>
      </w:pPr>
    </w:p>
    <w:p w14:paraId="3EDACFFF" w14:textId="77777777" w:rsidR="00090572" w:rsidRPr="00132907" w:rsidRDefault="00090572" w:rsidP="00090572">
      <w:pPr>
        <w:jc w:val="both"/>
        <w:rPr>
          <w:rFonts w:ascii="Arial" w:hAnsi="Arial" w:cs="Arial"/>
        </w:rPr>
      </w:pPr>
      <w:r w:rsidRPr="00132907">
        <w:rPr>
          <w:rFonts w:ascii="Arial" w:hAnsi="Arial" w:cs="Arial"/>
        </w:rPr>
        <w:t>The documents will be provided by the Agency in a zip encrypted file, and the corresponding password will be sent separately to the person(s) nominated in the NDU as recipients.</w:t>
      </w:r>
    </w:p>
    <w:p w14:paraId="73B91831" w14:textId="77777777" w:rsidR="00090572" w:rsidRPr="00132907" w:rsidRDefault="00090572" w:rsidP="00090572">
      <w:pPr>
        <w:jc w:val="both"/>
        <w:rPr>
          <w:rFonts w:ascii="Arial" w:hAnsi="Arial" w:cs="Arial"/>
        </w:rPr>
      </w:pPr>
    </w:p>
    <w:p w14:paraId="79B0DD1C" w14:textId="77777777" w:rsidR="00090572" w:rsidRPr="00132907" w:rsidRDefault="00090572" w:rsidP="00090572">
      <w:pPr>
        <w:jc w:val="both"/>
        <w:rPr>
          <w:rFonts w:ascii="Arial" w:hAnsi="Arial" w:cs="Arial"/>
        </w:rPr>
      </w:pPr>
      <w:r w:rsidRPr="00132907">
        <w:rPr>
          <w:rFonts w:ascii="Arial" w:hAnsi="Arial" w:cs="Arial"/>
        </w:rPr>
        <w:lastRenderedPageBreak/>
        <w:t>The Agency reserves the right to refuse requests to access such documentation at its own discretion.</w:t>
      </w:r>
    </w:p>
    <w:p w14:paraId="111F7FF3" w14:textId="77777777" w:rsidR="00090572" w:rsidRPr="00132907" w:rsidRDefault="00090572" w:rsidP="00090572">
      <w:pPr>
        <w:spacing w:line="240" w:lineRule="auto"/>
        <w:jc w:val="both"/>
        <w:rPr>
          <w:rFonts w:ascii="Arial" w:hAnsi="Arial" w:cs="Arial"/>
          <w:b/>
          <w:bCs/>
          <w:color w:val="2718F0"/>
        </w:rPr>
      </w:pPr>
      <w:r w:rsidRPr="00132907">
        <w:rPr>
          <w:rFonts w:ascii="Arial" w:hAnsi="Arial" w:cs="Arial"/>
          <w:b/>
          <w:bCs/>
          <w:color w:val="2718F0"/>
        </w:rPr>
        <w:t>[END OF OPTION: NDU]</w:t>
      </w:r>
    </w:p>
    <w:p w14:paraId="007C3BAA" w14:textId="77777777" w:rsidR="00090572" w:rsidRPr="00132907" w:rsidRDefault="00090572" w:rsidP="00090572">
      <w:pPr>
        <w:spacing w:line="240" w:lineRule="auto"/>
        <w:jc w:val="both"/>
        <w:rPr>
          <w:rFonts w:ascii="Arial" w:hAnsi="Arial" w:cs="Arial"/>
          <w:b/>
          <w:bCs/>
          <w:color w:val="2718F0"/>
        </w:rPr>
      </w:pPr>
    </w:p>
    <w:p w14:paraId="3909869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4" w:name="_Toc181006016"/>
      <w:bookmarkStart w:id="95" w:name="_Toc181351751"/>
      <w:bookmarkStart w:id="96" w:name="_Toc181375271"/>
      <w:bookmarkStart w:id="97" w:name="_Toc185255754"/>
      <w:bookmarkStart w:id="98" w:name="_Toc188889914"/>
      <w:r w:rsidRPr="00132907">
        <w:rPr>
          <w:rFonts w:ascii="Arial" w:hAnsi="Arial" w:cs="Arial"/>
          <w:b/>
          <w:bCs/>
          <w:color w:val="auto"/>
          <w:sz w:val="24"/>
          <w:szCs w:val="24"/>
          <w:u w:val="single"/>
        </w:rPr>
        <w:t>Amendment, withdrawal or resubmission of the tender</w:t>
      </w:r>
      <w:bookmarkEnd w:id="94"/>
      <w:bookmarkEnd w:id="95"/>
      <w:bookmarkEnd w:id="96"/>
      <w:bookmarkEnd w:id="97"/>
      <w:bookmarkEnd w:id="98"/>
    </w:p>
    <w:p w14:paraId="3D7CC0D8" w14:textId="77777777" w:rsidR="00090572" w:rsidRPr="00132907" w:rsidRDefault="00090572" w:rsidP="00090572">
      <w:pPr>
        <w:tabs>
          <w:tab w:val="num" w:pos="1440"/>
        </w:tabs>
        <w:rPr>
          <w:rFonts w:ascii="Arial" w:hAnsi="Arial" w:cs="Arial"/>
        </w:rPr>
      </w:pPr>
    </w:p>
    <w:p w14:paraId="75FF050B" w14:textId="77777777" w:rsidR="00090572" w:rsidRPr="00132907" w:rsidRDefault="00090572" w:rsidP="00090572">
      <w:pPr>
        <w:jc w:val="both"/>
        <w:rPr>
          <w:rFonts w:ascii="Arial" w:hAnsi="Arial" w:cs="Arial"/>
        </w:rPr>
      </w:pPr>
      <w:r w:rsidRPr="00132907">
        <w:rPr>
          <w:rFonts w:ascii="Arial" w:hAnsi="Arial" w:cs="Arial"/>
        </w:rPr>
        <w:t>The Tenderer may amend, re-call or resubmit a tender before the closing date and time, in accordance with the submission conditions.</w:t>
      </w:r>
    </w:p>
    <w:p w14:paraId="53716A63" w14:textId="77777777" w:rsidR="00090572" w:rsidRPr="00132907" w:rsidRDefault="00090572" w:rsidP="00090572">
      <w:pPr>
        <w:jc w:val="both"/>
        <w:rPr>
          <w:rFonts w:ascii="Arial" w:hAnsi="Arial" w:cs="Arial"/>
        </w:rPr>
      </w:pPr>
    </w:p>
    <w:p w14:paraId="410B2750" w14:textId="4F988ABC"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9" w:name="_Toc181006017"/>
      <w:bookmarkStart w:id="100" w:name="_Toc181351752"/>
      <w:bookmarkStart w:id="101" w:name="_Toc181375272"/>
      <w:bookmarkStart w:id="102" w:name="_Toc185255755"/>
      <w:bookmarkStart w:id="103" w:name="_Toc188889915"/>
      <w:r w:rsidRPr="00132907">
        <w:rPr>
          <w:rFonts w:ascii="Arial" w:hAnsi="Arial" w:cs="Arial"/>
          <w:b/>
          <w:bCs/>
          <w:color w:val="auto"/>
          <w:sz w:val="24"/>
          <w:szCs w:val="24"/>
          <w:u w:val="single"/>
        </w:rPr>
        <w:t>No contact with Agency staff or information about evaluation during evaluation period</w:t>
      </w:r>
      <w:bookmarkEnd w:id="99"/>
      <w:bookmarkEnd w:id="100"/>
      <w:bookmarkEnd w:id="101"/>
      <w:bookmarkEnd w:id="102"/>
      <w:bookmarkEnd w:id="103"/>
    </w:p>
    <w:p w14:paraId="63F00F9D" w14:textId="2A0F1E8C" w:rsidR="00090572" w:rsidRPr="00132907" w:rsidRDefault="00090572" w:rsidP="00090572">
      <w:pPr>
        <w:tabs>
          <w:tab w:val="num" w:pos="1440"/>
        </w:tabs>
        <w:rPr>
          <w:rFonts w:ascii="Arial" w:hAnsi="Arial" w:cs="Arial"/>
        </w:rPr>
      </w:pPr>
    </w:p>
    <w:p w14:paraId="0B93D4ED" w14:textId="0A44F55A" w:rsidR="00090572" w:rsidRPr="00132907" w:rsidRDefault="00090572" w:rsidP="00090572">
      <w:pPr>
        <w:jc w:val="both"/>
        <w:rPr>
          <w:rFonts w:ascii="Arial" w:hAnsi="Arial" w:cs="Arial"/>
        </w:rPr>
      </w:pPr>
      <w:r w:rsidRPr="00132907">
        <w:rPr>
          <w:rFonts w:ascii="Arial" w:hAnsi="Arial" w:cs="Arial"/>
        </w:rPr>
        <w:t>Tenderers are not entitled to contact Agency staff during the evaluation and selection period to ask for information on the evaluation. The Agency reserves the right to eliminate any Economic Operator from the evaluation who contravenes this provision. Such decisions by the Agency to eliminate Tenderers shall not give rise to any claims by Tenderers.</w:t>
      </w:r>
    </w:p>
    <w:p w14:paraId="415C483D" w14:textId="12854255" w:rsidR="00090572" w:rsidRPr="00132907" w:rsidRDefault="00090572" w:rsidP="00090572">
      <w:pPr>
        <w:rPr>
          <w:rFonts w:ascii="Arial" w:hAnsi="Arial" w:cs="Arial"/>
        </w:rPr>
      </w:pPr>
    </w:p>
    <w:p w14:paraId="0C4C1239" w14:textId="2E28A451"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104" w:name="_Toc185255756"/>
      <w:bookmarkStart w:id="105" w:name="_Toc188889916"/>
      <w:r w:rsidRPr="00132907">
        <w:rPr>
          <w:rFonts w:ascii="Arial" w:eastAsia="Arial" w:hAnsi="Arial" w:cs="Arial"/>
          <w:color w:val="auto"/>
          <w:u w:val="single"/>
        </w:rPr>
        <w:t>Information after tender evaluation</w:t>
      </w:r>
      <w:bookmarkEnd w:id="104"/>
      <w:bookmarkEnd w:id="105"/>
    </w:p>
    <w:p w14:paraId="5D63C1D0" w14:textId="683478E9" w:rsidR="00090572" w:rsidRPr="00132907" w:rsidRDefault="00090572" w:rsidP="00090572">
      <w:pPr>
        <w:rPr>
          <w:rFonts w:ascii="Arial" w:hAnsi="Arial" w:cs="Arial"/>
        </w:rPr>
      </w:pPr>
    </w:p>
    <w:p w14:paraId="570F2FBD" w14:textId="2BDB6008" w:rsidR="00090572" w:rsidRPr="00132907" w:rsidRDefault="00090572" w:rsidP="00090572">
      <w:pPr>
        <w:jc w:val="both"/>
        <w:rPr>
          <w:rFonts w:ascii="Arial" w:hAnsi="Arial" w:cs="Arial"/>
        </w:rPr>
      </w:pPr>
      <w:r w:rsidRPr="00132907">
        <w:rPr>
          <w:rFonts w:ascii="Arial" w:hAnsi="Arial" w:cs="Arial"/>
        </w:rPr>
        <w:t>Tenderers will be informed in writing whether or not their proposal has been selected for placing a Contract. Upon receiving notice that its tender has been unsuccessful, a Tenderer may require in writing from the nominated Contracts Officer an oral debriefing explaining the reasons why its tender was not successful as stipulated in Article 34 of the Contracting Regulations.</w:t>
      </w:r>
    </w:p>
    <w:p w14:paraId="7CA74411" w14:textId="77777777" w:rsidR="00090572" w:rsidRPr="00132907" w:rsidRDefault="00090572" w:rsidP="00090572">
      <w:pPr>
        <w:jc w:val="both"/>
        <w:rPr>
          <w:rFonts w:ascii="Arial" w:hAnsi="Arial" w:cs="Arial"/>
        </w:rPr>
      </w:pPr>
    </w:p>
    <w:p w14:paraId="37EB3B49"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rPr>
      </w:pPr>
      <w:bookmarkStart w:id="106" w:name="_Ref185255538"/>
      <w:bookmarkStart w:id="107" w:name="_Toc185255757"/>
      <w:bookmarkStart w:id="108" w:name="_Toc188889917"/>
      <w:r w:rsidRPr="00132907">
        <w:rPr>
          <w:rFonts w:ascii="Arial" w:hAnsi="Arial" w:cs="Arial"/>
          <w:b/>
          <w:bCs/>
          <w:color w:val="auto"/>
          <w:sz w:val="24"/>
          <w:szCs w:val="24"/>
          <w:u w:val="single"/>
        </w:rPr>
        <w:t>Submission conditions</w:t>
      </w:r>
      <w:bookmarkEnd w:id="106"/>
      <w:bookmarkEnd w:id="107"/>
      <w:bookmarkEnd w:id="108"/>
    </w:p>
    <w:p w14:paraId="564E23C7" w14:textId="77777777" w:rsidR="00090572" w:rsidRPr="00132907" w:rsidRDefault="00090572" w:rsidP="00090572">
      <w:pPr>
        <w:tabs>
          <w:tab w:val="num" w:pos="1440"/>
        </w:tabs>
        <w:rPr>
          <w:rFonts w:ascii="Arial" w:hAnsi="Arial" w:cs="Arial"/>
        </w:rPr>
      </w:pPr>
    </w:p>
    <w:p w14:paraId="0EBF7558" w14:textId="77777777" w:rsidR="00090572" w:rsidRPr="00132907" w:rsidRDefault="00090572" w:rsidP="00090572">
      <w:pPr>
        <w:jc w:val="both"/>
        <w:rPr>
          <w:rFonts w:ascii="Arial" w:hAnsi="Arial" w:cs="Arial"/>
        </w:rPr>
      </w:pPr>
      <w:r w:rsidRPr="00132907">
        <w:rPr>
          <w:rFonts w:ascii="Arial" w:hAnsi="Arial" w:cs="Arial"/>
        </w:rPr>
        <w:t>Tenders shall be submitted, before the closing date and time, exclusively in electronic format via esa-star Tendering as per the instructions contained in the ESA Cover Letter and in the present Tender Conditions.</w:t>
      </w:r>
    </w:p>
    <w:p w14:paraId="52B84396" w14:textId="77777777" w:rsidR="00090572" w:rsidRPr="00132907" w:rsidRDefault="00090572" w:rsidP="00090572">
      <w:pPr>
        <w:jc w:val="both"/>
        <w:rPr>
          <w:rFonts w:ascii="Arial" w:hAnsi="Arial" w:cs="Arial"/>
        </w:rPr>
      </w:pPr>
    </w:p>
    <w:p w14:paraId="62056198" w14:textId="77777777" w:rsidR="00090572" w:rsidRPr="00132907" w:rsidRDefault="00090572" w:rsidP="00090572">
      <w:pPr>
        <w:jc w:val="both"/>
        <w:rPr>
          <w:rFonts w:ascii="Arial" w:hAnsi="Arial" w:cs="Arial"/>
        </w:rPr>
      </w:pPr>
      <w:r w:rsidRPr="00132907">
        <w:rPr>
          <w:rFonts w:ascii="Arial" w:hAnsi="Arial" w:cs="Arial"/>
        </w:rPr>
        <w:t>The tender is successfully submitted when the status of the proposal in esa-star Tendering reads “submitted”, i.e. when each section in the dashboard (Declaration of Compliance, Key Acceptance Factors and Consortium Structure) reads “completed” and all required proposal documents read “uploaded” and Tenderers click on “submit proposal to ESA”.</w:t>
      </w:r>
    </w:p>
    <w:p w14:paraId="31258F8C" w14:textId="77777777" w:rsidR="00090572" w:rsidRPr="00132907" w:rsidRDefault="00090572" w:rsidP="00090572">
      <w:pPr>
        <w:jc w:val="both"/>
        <w:rPr>
          <w:rFonts w:ascii="Arial" w:hAnsi="Arial" w:cs="Arial"/>
        </w:rPr>
      </w:pPr>
    </w:p>
    <w:p w14:paraId="037E0001" w14:textId="717A70AB" w:rsidR="00090572" w:rsidRPr="00132907" w:rsidRDefault="00090572" w:rsidP="00090572">
      <w:pPr>
        <w:jc w:val="both"/>
        <w:rPr>
          <w:rStyle w:val="Hyperlink"/>
          <w:rFonts w:ascii="Arial" w:hAnsi="Arial" w:cs="Arial"/>
          <w:color w:val="auto"/>
          <w:u w:val="none"/>
        </w:rPr>
      </w:pPr>
      <w:r w:rsidRPr="00132907">
        <w:rPr>
          <w:rFonts w:ascii="Arial" w:hAnsi="Arial" w:cs="Arial"/>
        </w:rPr>
        <w:t xml:space="preserve">Please refer to the tutorial “Offer Preparation and Submission” that is available at: </w:t>
      </w:r>
      <w:hyperlink r:id="rId17" w:history="1">
        <w:r w:rsidR="00912E02" w:rsidRPr="00912E02">
          <w:rPr>
            <w:rStyle w:val="Hyperlink"/>
            <w:rFonts w:ascii="Arial" w:hAnsi="Arial" w:cs="Arial"/>
            <w:color w:val="0000FF"/>
          </w:rPr>
          <w:t>https://www.esa.int/About_Us/Business_with_ESA/esa-star_open_for_business</w:t>
        </w:r>
      </w:hyperlink>
    </w:p>
    <w:p w14:paraId="7E5BC24D" w14:textId="77777777" w:rsidR="00090572" w:rsidRPr="00132907" w:rsidRDefault="00090572" w:rsidP="00090572">
      <w:pPr>
        <w:jc w:val="both"/>
        <w:rPr>
          <w:rFonts w:ascii="Arial" w:hAnsi="Arial" w:cs="Arial"/>
        </w:rPr>
      </w:pPr>
    </w:p>
    <w:p w14:paraId="13D2DC8A" w14:textId="77777777" w:rsidR="00090572" w:rsidRPr="00132907" w:rsidRDefault="00090572" w:rsidP="00090572">
      <w:pPr>
        <w:jc w:val="both"/>
        <w:rPr>
          <w:rFonts w:ascii="Arial" w:hAnsi="Arial" w:cs="Arial"/>
        </w:rPr>
      </w:pPr>
      <w:r w:rsidRPr="00132907">
        <w:rPr>
          <w:rFonts w:ascii="Arial" w:hAnsi="Arial" w:cs="Arial"/>
        </w:rPr>
        <w:t>Furthermore, Appendix 1 of these Tender Conditions contains important considerations related to esa-star that Tenderers shall take into consideration when preparing and submitting their tender. It contains, in particular, the requirements to be strictly followed in case a problem is encountered with esa-star.</w:t>
      </w:r>
    </w:p>
    <w:p w14:paraId="3FA7424D" w14:textId="77777777" w:rsidR="00D25896" w:rsidRPr="00132907" w:rsidRDefault="00D25896" w:rsidP="00D25896">
      <w:pPr>
        <w:tabs>
          <w:tab w:val="left" w:pos="1134"/>
        </w:tabs>
        <w:spacing w:line="240" w:lineRule="auto"/>
        <w:jc w:val="both"/>
        <w:rPr>
          <w:rFonts w:ascii="Arial" w:hAnsi="Arial" w:cs="Arial"/>
        </w:rPr>
      </w:pPr>
    </w:p>
    <w:p w14:paraId="002137DF" w14:textId="77777777" w:rsidR="00090572" w:rsidRPr="00132907" w:rsidRDefault="00090572" w:rsidP="00090572">
      <w:pPr>
        <w:jc w:val="both"/>
        <w:rPr>
          <w:rFonts w:ascii="Arial" w:hAnsi="Arial" w:cs="Arial"/>
        </w:rPr>
      </w:pPr>
      <w:r w:rsidRPr="00132907">
        <w:rPr>
          <w:rFonts w:ascii="Arial" w:hAnsi="Arial" w:cs="Arial"/>
        </w:rPr>
        <w:t>Tenderers are reminded that esa-star Tendering does not allow the submission of tenders after the closing date and time.</w:t>
      </w:r>
    </w:p>
    <w:p w14:paraId="0EA76874" w14:textId="77777777" w:rsidR="00D25896" w:rsidRPr="00132907" w:rsidRDefault="00D25896" w:rsidP="00D25896">
      <w:pPr>
        <w:tabs>
          <w:tab w:val="left" w:pos="1134"/>
        </w:tabs>
        <w:spacing w:line="240" w:lineRule="auto"/>
        <w:jc w:val="both"/>
        <w:rPr>
          <w:rFonts w:ascii="Arial" w:hAnsi="Arial" w:cs="Arial"/>
        </w:rPr>
      </w:pPr>
    </w:p>
    <w:p w14:paraId="3483FC68" w14:textId="77777777" w:rsidR="00090572" w:rsidRPr="00132907" w:rsidRDefault="00090572" w:rsidP="00090572">
      <w:pPr>
        <w:jc w:val="both"/>
        <w:rPr>
          <w:rFonts w:ascii="Arial" w:hAnsi="Arial" w:cs="Arial"/>
        </w:rPr>
      </w:pPr>
    </w:p>
    <w:p w14:paraId="4676F088"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to be included for activities that foresee personnel on site. Contact Elia Leone for the correct provisions to be included here and in the tender action solicitation documents</w:t>
      </w:r>
      <w:r w:rsidRPr="00132907">
        <w:rPr>
          <w:rFonts w:ascii="Arial" w:hAnsi="Arial" w:cs="Arial"/>
          <w:b/>
          <w:bCs/>
          <w:color w:val="2718F0"/>
        </w:rPr>
        <w:t>]</w:t>
      </w:r>
    </w:p>
    <w:p w14:paraId="5BF66793"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109" w:name="_Toc181006020"/>
      <w:bookmarkStart w:id="110" w:name="_Toc181351755"/>
      <w:bookmarkStart w:id="111" w:name="_Toc181375275"/>
      <w:bookmarkStart w:id="112" w:name="_Ref185251526"/>
      <w:bookmarkStart w:id="113" w:name="_Ref185251527"/>
      <w:bookmarkStart w:id="114" w:name="_Ref185251583"/>
      <w:bookmarkStart w:id="115" w:name="_Ref185251584"/>
      <w:bookmarkStart w:id="116" w:name="_Ref185252422"/>
      <w:bookmarkStart w:id="117" w:name="_Ref185252424"/>
      <w:bookmarkStart w:id="118" w:name="_Toc185255758"/>
      <w:bookmarkStart w:id="119" w:name="_Toc188889918"/>
      <w:r w:rsidRPr="00132907">
        <w:rPr>
          <w:rFonts w:ascii="Arial" w:hAnsi="Arial" w:cs="Arial"/>
          <w:b/>
          <w:bCs/>
          <w:color w:val="auto"/>
          <w:sz w:val="24"/>
          <w:szCs w:val="24"/>
          <w:u w:val="single"/>
        </w:rPr>
        <w:t>Conditions relating to security screening of Tenderers personnel</w:t>
      </w:r>
      <w:bookmarkEnd w:id="109"/>
      <w:bookmarkEnd w:id="110"/>
      <w:bookmarkEnd w:id="111"/>
      <w:bookmarkEnd w:id="112"/>
      <w:bookmarkEnd w:id="113"/>
      <w:bookmarkEnd w:id="114"/>
      <w:bookmarkEnd w:id="115"/>
      <w:bookmarkEnd w:id="116"/>
      <w:bookmarkEnd w:id="117"/>
      <w:bookmarkEnd w:id="118"/>
      <w:bookmarkEnd w:id="119"/>
    </w:p>
    <w:p w14:paraId="16F047E6" w14:textId="77777777" w:rsidR="00090572" w:rsidRPr="00132907" w:rsidRDefault="00090572" w:rsidP="00090572">
      <w:pPr>
        <w:tabs>
          <w:tab w:val="num" w:pos="1440"/>
        </w:tabs>
        <w:rPr>
          <w:rFonts w:ascii="Arial" w:hAnsi="Arial" w:cs="Arial"/>
        </w:rPr>
      </w:pPr>
    </w:p>
    <w:p w14:paraId="1B02FFB3" w14:textId="77777777" w:rsidR="00090572" w:rsidRPr="00132907" w:rsidRDefault="00090572" w:rsidP="00090572">
      <w:pPr>
        <w:jc w:val="both"/>
        <w:rPr>
          <w:rFonts w:ascii="Arial" w:hAnsi="Arial" w:cs="Arial"/>
        </w:rPr>
      </w:pPr>
      <w:r w:rsidRPr="00132907">
        <w:rPr>
          <w:rFonts w:ascii="Arial" w:hAnsi="Arial" w:cs="Arial"/>
        </w:rPr>
        <w:t>The following requirements …</w:t>
      </w:r>
    </w:p>
    <w:p w14:paraId="5D1831E5"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[END OPTION PERSONNEL ON SITE]</w:t>
      </w:r>
    </w:p>
    <w:p w14:paraId="043EFD0E" w14:textId="77777777" w:rsidR="00090572" w:rsidRPr="00132907" w:rsidRDefault="00090572" w:rsidP="00090572">
      <w:pPr>
        <w:rPr>
          <w:rFonts w:ascii="Arial" w:hAnsi="Arial" w:cs="Arial"/>
          <w:b/>
          <w:bCs/>
          <w:color w:val="2718F0"/>
        </w:rPr>
      </w:pPr>
      <w:r w:rsidRPr="00132907">
        <w:rPr>
          <w:rFonts w:ascii="Arial" w:hAnsi="Arial" w:cs="Arial"/>
          <w:b/>
          <w:bCs/>
          <w:color w:val="2718F0"/>
        </w:rPr>
        <w:br w:type="page"/>
      </w:r>
    </w:p>
    <w:p w14:paraId="3670D135" w14:textId="77777777" w:rsidR="008C1E45" w:rsidRPr="00132907" w:rsidRDefault="008C1E45" w:rsidP="008C1E45">
      <w:pPr>
        <w:pStyle w:val="Heading10"/>
        <w:spacing w:before="0" w:after="160"/>
        <w:jc w:val="both"/>
        <w:rPr>
          <w:rFonts w:ascii="Arial" w:hAnsi="Arial" w:cs="Arial"/>
          <w:b/>
          <w:bCs/>
          <w:color w:val="auto"/>
          <w:sz w:val="24"/>
          <w:szCs w:val="24"/>
        </w:rPr>
      </w:pPr>
      <w:bookmarkStart w:id="120" w:name="_Toc181006021"/>
      <w:bookmarkStart w:id="121" w:name="_Toc181351756"/>
      <w:bookmarkStart w:id="122" w:name="_Toc185255759"/>
      <w:bookmarkStart w:id="123" w:name="_Toc188889919"/>
      <w:r w:rsidRPr="00132907">
        <w:rPr>
          <w:rFonts w:ascii="Arial" w:hAnsi="Arial" w:cs="Arial"/>
          <w:b/>
          <w:bCs/>
          <w:color w:val="auto"/>
          <w:sz w:val="24"/>
          <w:szCs w:val="24"/>
        </w:rPr>
        <w:lastRenderedPageBreak/>
        <w:t xml:space="preserve">PART 3 - </w:t>
      </w:r>
      <w:r w:rsidRPr="00132907">
        <w:rPr>
          <w:rFonts w:ascii="Arial" w:hAnsi="Arial" w:cs="Arial"/>
          <w:b/>
          <w:bCs/>
          <w:color w:val="auto"/>
          <w:sz w:val="24"/>
          <w:szCs w:val="24"/>
          <w:u w:val="single"/>
        </w:rPr>
        <w:t>CONDITIONS FOR THE STRUCTURE AND CONTENT OF A TENDER</w:t>
      </w:r>
      <w:bookmarkEnd w:id="120"/>
      <w:bookmarkEnd w:id="121"/>
      <w:bookmarkEnd w:id="122"/>
      <w:bookmarkEnd w:id="123"/>
    </w:p>
    <w:p w14:paraId="2116B4CC" w14:textId="77777777" w:rsidR="008C1E45" w:rsidRPr="00132907" w:rsidRDefault="008C1E45" w:rsidP="008C1E45">
      <w:pPr>
        <w:rPr>
          <w:rFonts w:ascii="Arial" w:hAnsi="Arial" w:cs="Arial"/>
        </w:rPr>
      </w:pPr>
    </w:p>
    <w:p w14:paraId="7F22C814" w14:textId="77777777" w:rsidR="008C1E45" w:rsidRPr="00132907" w:rsidRDefault="008C1E45" w:rsidP="008C1E45">
      <w:pPr>
        <w:spacing w:line="240" w:lineRule="auto"/>
        <w:jc w:val="both"/>
        <w:rPr>
          <w:rFonts w:ascii="Arial" w:hAnsi="Arial" w:cs="Arial"/>
        </w:rPr>
      </w:pPr>
      <w:r w:rsidRPr="00132907">
        <w:rPr>
          <w:rFonts w:ascii="Arial" w:hAnsi="Arial" w:cs="Arial"/>
        </w:rPr>
        <w:t>The following Tender elements are required:</w:t>
      </w:r>
    </w:p>
    <w:p w14:paraId="74629C87"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Tenderer’s Cover Letter</w:t>
      </w:r>
    </w:p>
    <w:p w14:paraId="4E3F7C59" w14:textId="77777777" w:rsidR="00B10CD0"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 xml:space="preserve">Technical Proposal </w:t>
      </w:r>
    </w:p>
    <w:p w14:paraId="061BCB3A" w14:textId="4A94EC71" w:rsidR="008C1E45" w:rsidRPr="00132907"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Management &amp; Administrative Proposal</w:t>
      </w:r>
    </w:p>
    <w:p w14:paraId="73501E00"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Implementation Proposal</w:t>
      </w:r>
    </w:p>
    <w:p w14:paraId="639BCD19"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Financial Proposal</w:t>
      </w:r>
    </w:p>
    <w:p w14:paraId="6B1835E2" w14:textId="77777777" w:rsidR="008C1E45" w:rsidRPr="00132907" w:rsidRDefault="008C1E45" w:rsidP="008C1E45">
      <w:pPr>
        <w:pStyle w:val="ListParagraph"/>
        <w:numPr>
          <w:ilvl w:val="0"/>
          <w:numId w:val="30"/>
        </w:numPr>
        <w:spacing w:line="240" w:lineRule="auto"/>
        <w:ind w:left="540" w:hanging="270"/>
        <w:jc w:val="both"/>
        <w:rPr>
          <w:rFonts w:ascii="Arial" w:hAnsi="Arial" w:cs="Arial"/>
        </w:rPr>
      </w:pPr>
      <w:r w:rsidRPr="00132907">
        <w:rPr>
          <w:rFonts w:ascii="Arial" w:hAnsi="Arial" w:cs="Arial"/>
        </w:rPr>
        <w:t>Contractual Proposal</w:t>
      </w:r>
    </w:p>
    <w:p w14:paraId="1AD81E55" w14:textId="77777777" w:rsidR="008C1E45" w:rsidRPr="00132907" w:rsidRDefault="008C1E45" w:rsidP="008C1E45">
      <w:pPr>
        <w:pStyle w:val="ListParagraph"/>
        <w:spacing w:line="240" w:lineRule="auto"/>
        <w:ind w:left="540" w:hanging="270"/>
        <w:jc w:val="both"/>
        <w:rPr>
          <w:rFonts w:ascii="Arial" w:hAnsi="Arial" w:cs="Arial"/>
          <w:b/>
          <w:bCs/>
          <w:color w:val="2718F0"/>
        </w:rPr>
      </w:pPr>
      <w:r w:rsidRPr="00132907">
        <w:rPr>
          <w:rFonts w:ascii="Arial" w:hAnsi="Arial" w:cs="Arial"/>
          <w:b/>
          <w:bCs/>
          <w:color w:val="2718F0"/>
        </w:rPr>
        <w:t>[OPTION]</w:t>
      </w:r>
    </w:p>
    <w:p w14:paraId="701066D6" w14:textId="492E9ACE" w:rsidR="008C1E45" w:rsidRPr="00132907" w:rsidRDefault="008C1E45" w:rsidP="008C1E45">
      <w:pPr>
        <w:pStyle w:val="ListParagraph"/>
        <w:numPr>
          <w:ilvl w:val="0"/>
          <w:numId w:val="30"/>
        </w:numPr>
        <w:spacing w:line="240" w:lineRule="auto"/>
        <w:ind w:left="540" w:hanging="270"/>
        <w:jc w:val="both"/>
        <w:rPr>
          <w:rFonts w:ascii="Arial" w:hAnsi="Arial" w:cs="Arial"/>
          <w:color w:val="2718F0"/>
        </w:rPr>
      </w:pPr>
    </w:p>
    <w:p w14:paraId="40461647" w14:textId="77777777" w:rsidR="008C1E45" w:rsidRPr="00132907" w:rsidRDefault="008C1E45" w:rsidP="008C1E45">
      <w:pPr>
        <w:pStyle w:val="ListParagraph"/>
        <w:spacing w:line="240" w:lineRule="auto"/>
        <w:ind w:left="540" w:hanging="270"/>
        <w:jc w:val="both"/>
        <w:rPr>
          <w:rFonts w:ascii="Arial" w:hAnsi="Arial" w:cs="Arial"/>
          <w:b/>
          <w:bCs/>
          <w:color w:val="2718F0"/>
        </w:rPr>
      </w:pPr>
      <w:r w:rsidRPr="00132907">
        <w:rPr>
          <w:rFonts w:ascii="Arial" w:hAnsi="Arial" w:cs="Arial"/>
          <w:b/>
          <w:bCs/>
          <w:color w:val="2718F0"/>
        </w:rPr>
        <w:t>[OPTION]</w:t>
      </w:r>
    </w:p>
    <w:p w14:paraId="5BD1896B" w14:textId="77777777" w:rsidR="008C1E45" w:rsidRPr="00132907" w:rsidRDefault="008C1E45" w:rsidP="008C1E45">
      <w:pPr>
        <w:spacing w:line="240" w:lineRule="auto"/>
        <w:jc w:val="both"/>
        <w:rPr>
          <w:rFonts w:ascii="Arial" w:hAnsi="Arial" w:cs="Arial"/>
        </w:rPr>
      </w:pPr>
    </w:p>
    <w:p w14:paraId="1091AFBB" w14:textId="77777777" w:rsidR="008C1E45" w:rsidRPr="00132907" w:rsidRDefault="008C1E45" w:rsidP="008C1E45">
      <w:pPr>
        <w:jc w:val="both"/>
        <w:rPr>
          <w:rFonts w:ascii="Arial" w:hAnsi="Arial" w:cs="Arial"/>
        </w:rPr>
      </w:pPr>
      <w:r w:rsidRPr="00132907">
        <w:rPr>
          <w:rFonts w:ascii="Arial" w:hAnsi="Arial" w:cs="Arial"/>
        </w:rPr>
        <w:t>The Tenderer may include additional elements, or content within an element, if they feel it is necessary to improve the quality of the tender and to improve its understanding by the Agency. The required content of each of these elements is outlined below.</w:t>
      </w:r>
    </w:p>
    <w:p w14:paraId="400F54F4" w14:textId="77777777" w:rsidR="008C1E45" w:rsidRPr="00132907" w:rsidRDefault="008C1E45" w:rsidP="008C1E45">
      <w:pPr>
        <w:jc w:val="both"/>
        <w:rPr>
          <w:rFonts w:ascii="Arial" w:hAnsi="Arial" w:cs="Arial"/>
        </w:rPr>
      </w:pPr>
    </w:p>
    <w:p w14:paraId="273ADB13" w14:textId="77777777" w:rsidR="008C1E45" w:rsidRPr="00132907" w:rsidRDefault="008C1E45" w:rsidP="008C1E45">
      <w:pPr>
        <w:pStyle w:val="Heading2"/>
        <w:spacing w:before="0"/>
        <w:rPr>
          <w:rFonts w:ascii="Arial" w:eastAsia="Arial" w:hAnsi="Arial" w:cs="Arial"/>
          <w:color w:val="auto"/>
          <w:sz w:val="24"/>
          <w:szCs w:val="24"/>
          <w:u w:val="single"/>
        </w:rPr>
      </w:pPr>
      <w:bookmarkStart w:id="124" w:name="_Toc185255760"/>
      <w:bookmarkStart w:id="125" w:name="_Toc188889920"/>
      <w:r w:rsidRPr="00132907">
        <w:rPr>
          <w:rFonts w:ascii="Arial" w:eastAsia="Arial" w:hAnsi="Arial" w:cs="Arial"/>
          <w:color w:val="auto"/>
          <w:sz w:val="24"/>
          <w:szCs w:val="24"/>
          <w:u w:val="single"/>
        </w:rPr>
        <w:t>Personal Data Protection</w:t>
      </w:r>
      <w:bookmarkEnd w:id="124"/>
      <w:bookmarkEnd w:id="125"/>
    </w:p>
    <w:p w14:paraId="17F337DB" w14:textId="77777777" w:rsidR="008C1E45" w:rsidRPr="00132907" w:rsidRDefault="008C1E45" w:rsidP="008C1E45">
      <w:pPr>
        <w:jc w:val="both"/>
        <w:rPr>
          <w:rFonts w:ascii="Arial" w:hAnsi="Arial" w:cs="Arial"/>
          <w:u w:val="single"/>
        </w:rPr>
      </w:pPr>
    </w:p>
    <w:p w14:paraId="68B278C4" w14:textId="102B46D0" w:rsidR="008C1E45" w:rsidRPr="00132907" w:rsidRDefault="008C1E45" w:rsidP="008C1E45">
      <w:pPr>
        <w:jc w:val="both"/>
        <w:rPr>
          <w:rFonts w:ascii="Arial" w:hAnsi="Arial" w:cs="Arial"/>
        </w:rPr>
      </w:pPr>
      <w:r w:rsidRPr="00132907">
        <w:rPr>
          <w:rFonts w:ascii="Arial" w:hAnsi="Arial" w:cs="Arial"/>
        </w:rPr>
        <w:t xml:space="preserve">Tenderers are requested to include Personal Data as part of their tender as described in Part 3 </w:t>
      </w:r>
      <w:r w:rsidRPr="00AF7388">
        <w:rPr>
          <w:rFonts w:ascii="Arial" w:hAnsi="Arial" w:cs="Arial"/>
          <w:shd w:val="clear" w:color="auto" w:fill="FFFFFF" w:themeFill="background1"/>
        </w:rPr>
        <w:t xml:space="preserve">Section </w:t>
      </w:r>
      <w:r w:rsidRPr="00AF7388">
        <w:rPr>
          <w:rStyle w:val="Hyperlink"/>
          <w:rFonts w:ascii="Arial" w:hAnsi="Arial" w:cs="Arial"/>
          <w:shd w:val="clear" w:color="auto" w:fill="FFFFFF" w:themeFill="background1"/>
        </w:rPr>
        <w:fldChar w:fldCharType="begin"/>
      </w:r>
      <w:r w:rsidRPr="00AF7388">
        <w:rPr>
          <w:rStyle w:val="Hyperlink"/>
          <w:rFonts w:ascii="Arial" w:hAnsi="Arial" w:cs="Arial"/>
          <w:shd w:val="clear" w:color="auto" w:fill="FFFFFF" w:themeFill="background1"/>
        </w:rPr>
        <w:instrText xml:space="preserve"> REF _Ref185252616 \r \h </w:instrText>
      </w:r>
      <w:r w:rsidR="00132907" w:rsidRPr="00AF7388">
        <w:rPr>
          <w:rStyle w:val="Hyperlink"/>
          <w:rFonts w:ascii="Arial" w:hAnsi="Arial" w:cs="Arial"/>
          <w:shd w:val="clear" w:color="auto" w:fill="FFFFFF" w:themeFill="background1"/>
        </w:rPr>
        <w:instrText xml:space="preserve"> \* MERGEFORMAT </w:instrText>
      </w:r>
      <w:r w:rsidRPr="00AF7388">
        <w:rPr>
          <w:rStyle w:val="Hyperlink"/>
          <w:rFonts w:ascii="Arial" w:hAnsi="Arial" w:cs="Arial"/>
          <w:shd w:val="clear" w:color="auto" w:fill="FFFFFF" w:themeFill="background1"/>
        </w:rPr>
      </w:r>
      <w:r w:rsidRPr="00AF7388">
        <w:rPr>
          <w:rStyle w:val="Hyperlink"/>
          <w:rFonts w:ascii="Arial" w:hAnsi="Arial" w:cs="Arial"/>
          <w:shd w:val="clear" w:color="auto" w:fill="FFFFFF" w:themeFill="background1"/>
        </w:rPr>
        <w:fldChar w:fldCharType="separate"/>
      </w:r>
      <w:r w:rsidR="00E076DB">
        <w:rPr>
          <w:rStyle w:val="Hyperlink"/>
          <w:rFonts w:ascii="Arial" w:hAnsi="Arial" w:cs="Arial"/>
          <w:shd w:val="clear" w:color="auto" w:fill="FFFFFF" w:themeFill="background1"/>
        </w:rPr>
        <w:t>3.4.3</w:t>
      </w:r>
      <w:r w:rsidRPr="00AF7388">
        <w:rPr>
          <w:rStyle w:val="Hyperlink"/>
          <w:rFonts w:ascii="Arial" w:hAnsi="Arial" w:cs="Arial"/>
          <w:shd w:val="clear" w:color="auto" w:fill="FFFFFF" w:themeFill="background1"/>
        </w:rPr>
        <w:fldChar w:fldCharType="end"/>
      </w:r>
      <w:r w:rsidRPr="00AF7388">
        <w:rPr>
          <w:rFonts w:ascii="Arial" w:hAnsi="Arial" w:cs="Arial"/>
          <w:color w:val="2718F0"/>
          <w:shd w:val="clear" w:color="auto" w:fill="FFFFFF" w:themeFill="background1"/>
        </w:rPr>
        <w:t xml:space="preserve"> </w:t>
      </w:r>
      <w:r w:rsidRPr="00AF7388">
        <w:rPr>
          <w:rFonts w:ascii="Arial" w:hAnsi="Arial" w:cs="Arial"/>
          <w:shd w:val="clear" w:color="auto" w:fill="FFFFFF" w:themeFill="background1"/>
        </w:rPr>
        <w:t>regarding</w:t>
      </w:r>
      <w:r w:rsidRPr="00AF7388">
        <w:rPr>
          <w:rFonts w:ascii="Arial" w:hAnsi="Arial" w:cs="Arial"/>
        </w:rPr>
        <w:t xml:space="preserve"> proposed</w:t>
      </w:r>
      <w:r w:rsidRPr="00132907">
        <w:rPr>
          <w:rFonts w:ascii="Arial" w:hAnsi="Arial" w:cs="Arial"/>
        </w:rPr>
        <w:t xml:space="preserve"> Key Personnel and the contact details of the representative</w:t>
      </w:r>
      <w:r w:rsidR="008E0E78">
        <w:rPr>
          <w:rFonts w:ascii="Arial" w:hAnsi="Arial" w:cs="Arial"/>
        </w:rPr>
        <w:t>s</w:t>
      </w:r>
      <w:r w:rsidRPr="00132907">
        <w:rPr>
          <w:rFonts w:ascii="Arial" w:hAnsi="Arial" w:cs="Arial"/>
        </w:rPr>
        <w:t xml:space="preserve"> of the Tenderer. The Agency, while not being subject to national or international laws on Personal Data Protection, ensures a high level of protection of Personal Data and preserves thereby the dignity and privacy of the individuals concerned (Data Subjects).</w:t>
      </w:r>
    </w:p>
    <w:p w14:paraId="1A81836D" w14:textId="77777777" w:rsidR="008C1E45" w:rsidRPr="00132907" w:rsidRDefault="008C1E45" w:rsidP="008C1E45">
      <w:pPr>
        <w:jc w:val="both"/>
        <w:rPr>
          <w:rFonts w:ascii="Arial" w:hAnsi="Arial" w:cs="Arial"/>
        </w:rPr>
      </w:pPr>
    </w:p>
    <w:p w14:paraId="21CFD77D" w14:textId="24F307DE" w:rsidR="008C1E45" w:rsidRPr="00132907" w:rsidRDefault="008C1E45" w:rsidP="008C1E45">
      <w:pPr>
        <w:jc w:val="both"/>
        <w:rPr>
          <w:rFonts w:ascii="Arial" w:hAnsi="Arial" w:cs="Arial"/>
        </w:rPr>
      </w:pPr>
      <w:r w:rsidRPr="00132907">
        <w:rPr>
          <w:rFonts w:ascii="Arial" w:hAnsi="Arial" w:cs="Arial"/>
        </w:rPr>
        <w:t>The Agency is subject to a Personal Data Protection Framework</w:t>
      </w:r>
      <w:r w:rsidRPr="00132907">
        <w:rPr>
          <w:rStyle w:val="FootnoteReference"/>
          <w:rFonts w:ascii="Arial" w:hAnsi="Arial" w:cs="Arial"/>
        </w:rPr>
        <w:footnoteReference w:id="13"/>
      </w:r>
      <w:r w:rsidRPr="00132907">
        <w:rPr>
          <w:rFonts w:ascii="Arial" w:hAnsi="Arial" w:cs="Arial"/>
        </w:rPr>
        <w:t xml:space="preserve"> composed of the below elements and will process and protect the Personal Data submitted in accordance herewith. The Agency will process the Personal Data provided in the tender for the sole purpose of evaluating the tender and for inserting required data in the Contract should the tender be successful.</w:t>
      </w:r>
    </w:p>
    <w:p w14:paraId="714CC88F" w14:textId="77777777" w:rsidR="008C1E45" w:rsidRPr="00132907" w:rsidRDefault="008C1E45" w:rsidP="008C1E45">
      <w:pPr>
        <w:jc w:val="both"/>
        <w:rPr>
          <w:rFonts w:ascii="Arial" w:hAnsi="Arial" w:cs="Arial"/>
        </w:rPr>
      </w:pPr>
    </w:p>
    <w:p w14:paraId="3D8A998C" w14:textId="53302F04" w:rsidR="008C1E45" w:rsidRPr="00132907" w:rsidRDefault="008C1E45" w:rsidP="008C1E45">
      <w:pPr>
        <w:pStyle w:val="ListParagraph"/>
        <w:numPr>
          <w:ilvl w:val="0"/>
          <w:numId w:val="31"/>
        </w:numPr>
        <w:jc w:val="both"/>
        <w:rPr>
          <w:rFonts w:ascii="Arial" w:hAnsi="Arial" w:cs="Arial"/>
        </w:rPr>
      </w:pPr>
      <w:r w:rsidRPr="00132907">
        <w:rPr>
          <w:rFonts w:ascii="Arial" w:hAnsi="Arial" w:cs="Arial"/>
        </w:rPr>
        <w:t>The Principles of Personal Data Protection, as adopted by ESA Council Resolution (ESA/C/CCLXVIII/Res. 2 (Final)) adopted on 13 June 2017;</w:t>
      </w:r>
    </w:p>
    <w:p w14:paraId="6E58793E" w14:textId="77777777" w:rsidR="008C1E45" w:rsidRPr="00132907" w:rsidRDefault="008C1E45" w:rsidP="008C1E45">
      <w:pPr>
        <w:pStyle w:val="ListParagraph"/>
        <w:jc w:val="both"/>
        <w:rPr>
          <w:rFonts w:ascii="Arial" w:hAnsi="Arial" w:cs="Arial"/>
        </w:rPr>
      </w:pPr>
    </w:p>
    <w:p w14:paraId="0931601C" w14:textId="7C113119" w:rsidR="008C1E45" w:rsidRPr="00132907" w:rsidRDefault="008C1E45" w:rsidP="008C1E45">
      <w:pPr>
        <w:pStyle w:val="ListParagraph"/>
        <w:numPr>
          <w:ilvl w:val="0"/>
          <w:numId w:val="31"/>
        </w:numPr>
        <w:jc w:val="both"/>
        <w:rPr>
          <w:rFonts w:ascii="Arial" w:hAnsi="Arial" w:cs="Arial"/>
        </w:rPr>
      </w:pPr>
      <w:r w:rsidRPr="00132907">
        <w:rPr>
          <w:rFonts w:ascii="Arial" w:hAnsi="Arial" w:cs="Arial"/>
        </w:rPr>
        <w:t>The Rules of Procedure for the Data Protection Supervisory Authority, as adopted by ESA Council Resolution (ESA/C/CCLXVIII/Res. 2 (Final)) adopted on 13 June 2017;</w:t>
      </w:r>
    </w:p>
    <w:p w14:paraId="35E32864" w14:textId="77777777" w:rsidR="008C1E45" w:rsidRPr="00132907" w:rsidRDefault="008C1E45" w:rsidP="008C1E45">
      <w:pPr>
        <w:pStyle w:val="ListParagraph"/>
        <w:jc w:val="both"/>
        <w:rPr>
          <w:rFonts w:ascii="Arial" w:hAnsi="Arial" w:cs="Arial"/>
        </w:rPr>
      </w:pPr>
    </w:p>
    <w:p w14:paraId="4640DA41" w14:textId="74BA9B42" w:rsidR="008C1E45" w:rsidRPr="00132907" w:rsidRDefault="008C1E45" w:rsidP="008C1E45">
      <w:pPr>
        <w:pStyle w:val="ListParagraph"/>
        <w:numPr>
          <w:ilvl w:val="0"/>
          <w:numId w:val="31"/>
        </w:numPr>
        <w:jc w:val="both"/>
        <w:rPr>
          <w:rFonts w:ascii="Arial" w:hAnsi="Arial" w:cs="Arial"/>
        </w:rPr>
      </w:pPr>
      <w:r w:rsidRPr="00132907">
        <w:rPr>
          <w:rFonts w:ascii="Arial" w:hAnsi="Arial" w:cs="Arial"/>
        </w:rPr>
        <w:t>The Policy on Personal Data Protection (including its Annex “Governance Scheme of the Agency’s Personal Data Protection”) adopted by Director General of ESA on 1 March 2022.</w:t>
      </w:r>
    </w:p>
    <w:p w14:paraId="15C5507B" w14:textId="4FA6FE71" w:rsidR="00D25896" w:rsidRPr="00132907" w:rsidRDefault="00D25896" w:rsidP="00D25896">
      <w:pPr>
        <w:autoSpaceDE w:val="0"/>
        <w:autoSpaceDN w:val="0"/>
        <w:adjustRightInd w:val="0"/>
        <w:spacing w:line="240" w:lineRule="auto"/>
        <w:ind w:left="993" w:hanging="426"/>
        <w:contextualSpacing/>
        <w:jc w:val="both"/>
        <w:rPr>
          <w:rFonts w:ascii="Arial" w:hAnsi="Arial" w:cs="Arial"/>
          <w:bCs/>
          <w:i/>
          <w:color w:val="000000"/>
        </w:rPr>
      </w:pPr>
    </w:p>
    <w:p w14:paraId="4DAD3F92" w14:textId="77777777" w:rsidR="00D25896" w:rsidRPr="00132907" w:rsidRDefault="00D25896" w:rsidP="00D25896">
      <w:pPr>
        <w:autoSpaceDE w:val="0"/>
        <w:autoSpaceDN w:val="0"/>
        <w:adjustRightInd w:val="0"/>
        <w:spacing w:line="240" w:lineRule="auto"/>
        <w:ind w:left="720"/>
        <w:contextualSpacing/>
        <w:jc w:val="both"/>
        <w:rPr>
          <w:rFonts w:ascii="Arial" w:hAnsi="Arial" w:cs="Arial"/>
          <w:bCs/>
          <w:i/>
          <w:color w:val="000000"/>
        </w:rPr>
      </w:pPr>
    </w:p>
    <w:p w14:paraId="245ED873" w14:textId="77777777" w:rsidR="008C1E45" w:rsidRPr="00132907" w:rsidRDefault="008C1E45" w:rsidP="008C1E45">
      <w:pPr>
        <w:jc w:val="both"/>
        <w:rPr>
          <w:rFonts w:ascii="Arial" w:hAnsi="Arial" w:cs="Arial"/>
        </w:rPr>
      </w:pPr>
      <w:r w:rsidRPr="00132907">
        <w:rPr>
          <w:rFonts w:ascii="Arial" w:hAnsi="Arial" w:cs="Arial"/>
          <w:b/>
          <w:bCs/>
          <w:color w:val="0033CC"/>
        </w:rPr>
        <w:lastRenderedPageBreak/>
        <w:t>[</w:t>
      </w:r>
      <w:r w:rsidRPr="00132907">
        <w:rPr>
          <w:rFonts w:ascii="Arial" w:hAnsi="Arial" w:cs="Arial"/>
          <w:b/>
          <w:bCs/>
          <w:color w:val="0000FF"/>
        </w:rPr>
        <w:t xml:space="preserve">OPTION: </w:t>
      </w:r>
      <w:r w:rsidRPr="00132907">
        <w:rPr>
          <w:rFonts w:ascii="Arial" w:hAnsi="Arial" w:cs="Arial"/>
          <w:color w:val="0000FF"/>
        </w:rPr>
        <w:t>The PDP Annex is to be made applicable in case the Statement of Work/Proposal foresees processing of Personal Data as part of the work to be performed under the Contract</w:t>
      </w:r>
      <w:r w:rsidRPr="00132907">
        <w:rPr>
          <w:rFonts w:ascii="Arial" w:hAnsi="Arial" w:cs="Arial"/>
          <w:b/>
          <w:bCs/>
          <w:color w:val="0000FF"/>
        </w:rPr>
        <w:t>]</w:t>
      </w:r>
    </w:p>
    <w:p w14:paraId="65A26EE5" w14:textId="5BF9C7B7" w:rsidR="008C1E45" w:rsidRPr="00132907" w:rsidRDefault="008C1E45" w:rsidP="008C1E45">
      <w:pPr>
        <w:jc w:val="both"/>
        <w:rPr>
          <w:rFonts w:ascii="Arial" w:hAnsi="Arial" w:cs="Arial"/>
          <w:b/>
          <w:bCs/>
          <w:color w:val="2718F0"/>
        </w:rPr>
      </w:pPr>
      <w:r w:rsidRPr="00132907">
        <w:rPr>
          <w:rFonts w:ascii="Arial" w:hAnsi="Arial" w:cs="Arial"/>
        </w:rPr>
        <w:t xml:space="preserve">Personal Data processed under an ESA Contract will be subject to the Personal Data Processing (“PDP”) Annex attached to the Draft Contract of the Tender Action. Special attention is drawn to Part 3 Section </w:t>
      </w:r>
      <w:r w:rsidRPr="00132907">
        <w:rPr>
          <w:rFonts w:ascii="Arial" w:hAnsi="Arial" w:cs="Arial"/>
          <w:color w:val="0000FF"/>
          <w:highlight w:val="yellow"/>
        </w:rPr>
        <w:fldChar w:fldCharType="begin"/>
      </w:r>
      <w:r w:rsidRPr="00132907">
        <w:rPr>
          <w:rFonts w:ascii="Arial" w:hAnsi="Arial" w:cs="Arial"/>
          <w:color w:val="0000FF"/>
          <w:highlight w:val="yellow"/>
        </w:rPr>
        <w:instrText xml:space="preserve"> REF _Ref185252618 \r \h </w:instrText>
      </w:r>
      <w:r w:rsidR="00132907" w:rsidRPr="00132907">
        <w:rPr>
          <w:rFonts w:ascii="Arial" w:hAnsi="Arial" w:cs="Arial"/>
          <w:color w:val="0000FF"/>
          <w:highlight w:val="yellow"/>
        </w:rPr>
        <w:instrText xml:space="preserve"> \* MERGEFORMAT </w:instrText>
      </w:r>
      <w:r w:rsidRPr="00132907">
        <w:rPr>
          <w:rFonts w:ascii="Arial" w:hAnsi="Arial" w:cs="Arial"/>
          <w:color w:val="0000FF"/>
          <w:highlight w:val="yellow"/>
        </w:rPr>
      </w:r>
      <w:r w:rsidRPr="00132907">
        <w:rPr>
          <w:rFonts w:ascii="Arial" w:hAnsi="Arial" w:cs="Arial"/>
          <w:color w:val="0000FF"/>
          <w:highlight w:val="yellow"/>
        </w:rPr>
        <w:fldChar w:fldCharType="separate"/>
      </w:r>
      <w:r w:rsidR="00E076DB">
        <w:rPr>
          <w:rFonts w:ascii="Arial" w:hAnsi="Arial" w:cs="Arial"/>
          <w:color w:val="0000FF"/>
          <w:highlight w:val="yellow"/>
        </w:rPr>
        <w:t>3.4.4</w:t>
      </w:r>
      <w:r w:rsidRPr="00132907">
        <w:rPr>
          <w:rFonts w:ascii="Arial" w:hAnsi="Arial" w:cs="Arial"/>
          <w:color w:val="0000FF"/>
          <w:highlight w:val="yellow"/>
        </w:rPr>
        <w:fldChar w:fldCharType="end"/>
      </w:r>
      <w:r w:rsidRPr="00132907">
        <w:rPr>
          <w:rFonts w:ascii="Arial" w:hAnsi="Arial" w:cs="Arial"/>
          <w:color w:val="0000FF"/>
        </w:rPr>
        <w:t>.</w:t>
      </w:r>
    </w:p>
    <w:p w14:paraId="23852D19" w14:textId="77777777" w:rsidR="008C1E45" w:rsidRPr="00132907" w:rsidRDefault="008C1E45" w:rsidP="008C1E45">
      <w:pPr>
        <w:jc w:val="both"/>
        <w:rPr>
          <w:rFonts w:ascii="Arial" w:hAnsi="Arial" w:cs="Arial"/>
          <w:b/>
          <w:bCs/>
          <w:color w:val="2718F0"/>
        </w:rPr>
      </w:pPr>
      <w:r w:rsidRPr="00132907">
        <w:rPr>
          <w:rFonts w:ascii="Arial" w:hAnsi="Arial" w:cs="Arial"/>
          <w:b/>
          <w:bCs/>
          <w:color w:val="2718F0"/>
        </w:rPr>
        <w:t>[END OPTION]</w:t>
      </w:r>
    </w:p>
    <w:p w14:paraId="471FCCC2" w14:textId="77777777" w:rsidR="008C1E45" w:rsidRPr="00132907" w:rsidRDefault="008C1E45" w:rsidP="008C1E45">
      <w:pPr>
        <w:jc w:val="both"/>
        <w:rPr>
          <w:rFonts w:ascii="Arial" w:hAnsi="Arial" w:cs="Arial"/>
        </w:rPr>
      </w:pPr>
      <w:r w:rsidRPr="00132907">
        <w:rPr>
          <w:rFonts w:ascii="Arial" w:hAnsi="Arial" w:cs="Arial"/>
        </w:rPr>
        <w:t>The tender shall comprise the following elements:</w:t>
      </w:r>
    </w:p>
    <w:p w14:paraId="29FEFC8E" w14:textId="77777777" w:rsidR="008C1E45" w:rsidRPr="00132907" w:rsidRDefault="008C1E45" w:rsidP="008C1E45">
      <w:pPr>
        <w:jc w:val="both"/>
        <w:rPr>
          <w:rFonts w:ascii="Arial" w:hAnsi="Arial" w:cs="Arial"/>
        </w:rPr>
      </w:pPr>
    </w:p>
    <w:p w14:paraId="362B9167" w14:textId="77777777" w:rsidR="008C1E45" w:rsidRPr="00132907" w:rsidRDefault="008C1E45" w:rsidP="008C1E45">
      <w:pPr>
        <w:pStyle w:val="Heading2"/>
        <w:numPr>
          <w:ilvl w:val="1"/>
          <w:numId w:val="36"/>
        </w:numPr>
        <w:tabs>
          <w:tab w:val="num" w:pos="360"/>
        </w:tabs>
        <w:spacing w:before="0"/>
        <w:ind w:left="0" w:firstLine="0"/>
        <w:rPr>
          <w:rFonts w:ascii="Arial" w:hAnsi="Arial" w:cs="Arial"/>
          <w:b/>
          <w:bCs/>
          <w:color w:val="auto"/>
          <w:sz w:val="24"/>
          <w:szCs w:val="24"/>
          <w:u w:val="single"/>
        </w:rPr>
      </w:pPr>
      <w:bookmarkStart w:id="126" w:name="_Toc181006022"/>
      <w:bookmarkStart w:id="127" w:name="_Toc181351757"/>
      <w:bookmarkStart w:id="128" w:name="_Toc181375277"/>
      <w:bookmarkStart w:id="129" w:name="_Toc185255761"/>
      <w:bookmarkStart w:id="130" w:name="_Toc188889921"/>
      <w:r w:rsidRPr="00132907">
        <w:rPr>
          <w:rFonts w:ascii="Arial" w:hAnsi="Arial" w:cs="Arial"/>
          <w:b/>
          <w:bCs/>
          <w:color w:val="auto"/>
          <w:sz w:val="24"/>
          <w:szCs w:val="24"/>
          <w:u w:val="single"/>
        </w:rPr>
        <w:t>Tenderer’s Cover Letter</w:t>
      </w:r>
      <w:bookmarkEnd w:id="126"/>
      <w:bookmarkEnd w:id="127"/>
      <w:bookmarkEnd w:id="128"/>
      <w:bookmarkEnd w:id="129"/>
      <w:bookmarkEnd w:id="130"/>
    </w:p>
    <w:p w14:paraId="4075F0A3" w14:textId="77777777" w:rsidR="008C1E45" w:rsidRPr="00132907" w:rsidRDefault="008C1E45" w:rsidP="008C1E45">
      <w:pPr>
        <w:rPr>
          <w:rFonts w:ascii="Arial" w:hAnsi="Arial" w:cs="Arial"/>
        </w:rPr>
      </w:pPr>
    </w:p>
    <w:p w14:paraId="079D7D5A" w14:textId="77777777" w:rsidR="008C1E45" w:rsidRPr="00132907" w:rsidRDefault="008C1E45" w:rsidP="008C1E45">
      <w:pPr>
        <w:jc w:val="both"/>
        <w:rPr>
          <w:rFonts w:ascii="Arial" w:hAnsi="Arial" w:cs="Arial"/>
        </w:rPr>
      </w:pPr>
      <w:r w:rsidRPr="00132907">
        <w:rPr>
          <w:rFonts w:ascii="Arial" w:hAnsi="Arial" w:cs="Arial"/>
        </w:rPr>
        <w:t>The Tenderer’s Cover Letter must contain as a minimum the following:</w:t>
      </w:r>
    </w:p>
    <w:p w14:paraId="3FDE9AE5" w14:textId="77777777" w:rsidR="008C1E45" w:rsidRPr="00132907" w:rsidRDefault="008C1E45" w:rsidP="008C1E45">
      <w:pPr>
        <w:pStyle w:val="ListParagraph"/>
        <w:numPr>
          <w:ilvl w:val="0"/>
          <w:numId w:val="34"/>
        </w:numPr>
        <w:spacing w:after="160" w:line="259" w:lineRule="auto"/>
        <w:ind w:left="540"/>
        <w:jc w:val="both"/>
        <w:rPr>
          <w:rFonts w:ascii="Arial" w:hAnsi="Arial" w:cs="Arial"/>
        </w:rPr>
      </w:pPr>
      <w:r w:rsidRPr="00132907">
        <w:rPr>
          <w:rFonts w:ascii="Arial" w:hAnsi="Arial" w:cs="Arial"/>
        </w:rPr>
        <w:t>A very brief summary of the key points of the tender, explaining the content and the layout of the tender with traceability of the tender versus the Agency’s Tender Action and identification of the major critical areas of the activity.</w:t>
      </w:r>
    </w:p>
    <w:p w14:paraId="59E91BAE" w14:textId="77777777" w:rsidR="008C1E45" w:rsidRPr="00132907" w:rsidRDefault="008C1E45" w:rsidP="008C1E45">
      <w:pPr>
        <w:pStyle w:val="ListParagraph"/>
        <w:numPr>
          <w:ilvl w:val="0"/>
          <w:numId w:val="34"/>
        </w:numPr>
        <w:spacing w:after="160" w:line="259" w:lineRule="auto"/>
        <w:ind w:left="540"/>
        <w:jc w:val="both"/>
        <w:rPr>
          <w:rFonts w:ascii="Arial" w:hAnsi="Arial" w:cs="Arial"/>
        </w:rPr>
      </w:pPr>
      <w:r w:rsidRPr="00132907">
        <w:rPr>
          <w:rFonts w:ascii="Arial" w:hAnsi="Arial" w:cs="Arial"/>
        </w:rPr>
        <w:t xml:space="preserve">The required information as set out in </w:t>
      </w:r>
      <w:r w:rsidRPr="00132907">
        <w:rPr>
          <w:rFonts w:ascii="Arial" w:hAnsi="Arial" w:cs="Arial"/>
          <w:b/>
          <w:bCs/>
        </w:rPr>
        <w:t>ANNEX 1</w:t>
      </w:r>
      <w:r w:rsidRPr="00132907">
        <w:rPr>
          <w:rFonts w:ascii="Arial" w:hAnsi="Arial" w:cs="Arial"/>
        </w:rPr>
        <w:t>,</w:t>
      </w:r>
      <w:r w:rsidRPr="00132907">
        <w:rPr>
          <w:rFonts w:ascii="Arial" w:hAnsi="Arial" w:cs="Arial"/>
          <w:b/>
          <w:bCs/>
        </w:rPr>
        <w:t xml:space="preserve"> </w:t>
      </w:r>
      <w:r w:rsidRPr="00132907">
        <w:rPr>
          <w:rFonts w:ascii="Arial" w:hAnsi="Arial" w:cs="Arial"/>
        </w:rPr>
        <w:t>attached hereto.</w:t>
      </w:r>
    </w:p>
    <w:p w14:paraId="5ED7CFE8" w14:textId="77777777" w:rsidR="008C1E45" w:rsidRPr="00132907" w:rsidRDefault="008C1E45" w:rsidP="008C1E45">
      <w:pPr>
        <w:pStyle w:val="ListParagraph"/>
        <w:numPr>
          <w:ilvl w:val="0"/>
          <w:numId w:val="35"/>
        </w:numPr>
        <w:spacing w:after="160" w:line="259" w:lineRule="auto"/>
        <w:ind w:left="540"/>
        <w:jc w:val="both"/>
        <w:rPr>
          <w:rFonts w:ascii="Arial" w:hAnsi="Arial" w:cs="Arial"/>
        </w:rPr>
      </w:pPr>
      <w:r w:rsidRPr="00132907">
        <w:rPr>
          <w:rFonts w:ascii="Arial" w:hAnsi="Arial" w:cs="Arial"/>
          <w:b/>
          <w:bCs/>
          <w:color w:val="0000FF"/>
        </w:rPr>
        <w:t xml:space="preserve">[OPTION] </w:t>
      </w:r>
      <w:r w:rsidRPr="00132907">
        <w:rPr>
          <w:rFonts w:ascii="Arial" w:hAnsi="Arial" w:cs="Arial"/>
        </w:rPr>
        <w:t>Letter(s) of support by the relevant Delegation(s).</w:t>
      </w:r>
    </w:p>
    <w:p w14:paraId="184FCE20" w14:textId="77777777" w:rsidR="008C1E45" w:rsidRPr="00132907" w:rsidRDefault="008C1E45" w:rsidP="008C1E45">
      <w:pPr>
        <w:pStyle w:val="ListParagraph"/>
        <w:ind w:left="540"/>
        <w:jc w:val="both"/>
        <w:rPr>
          <w:rFonts w:ascii="Arial" w:hAnsi="Arial" w:cs="Arial"/>
        </w:rPr>
      </w:pPr>
      <w:r w:rsidRPr="00132907">
        <w:rPr>
          <w:rFonts w:ascii="Arial" w:hAnsi="Arial" w:cs="Arial"/>
          <w:b/>
          <w:bCs/>
          <w:color w:val="0000FF"/>
        </w:rPr>
        <w:t>[END OPTION]</w:t>
      </w:r>
    </w:p>
    <w:p w14:paraId="48A3691B" w14:textId="77777777" w:rsidR="008C1E45" w:rsidRPr="00132907" w:rsidRDefault="008C1E45" w:rsidP="008C1E45">
      <w:pPr>
        <w:pStyle w:val="ListParagraph"/>
        <w:jc w:val="both"/>
        <w:rPr>
          <w:rFonts w:ascii="Arial" w:hAnsi="Arial" w:cs="Arial"/>
        </w:rPr>
      </w:pPr>
    </w:p>
    <w:p w14:paraId="40041596" w14:textId="77777777" w:rsidR="008C1E45" w:rsidRPr="00132907" w:rsidRDefault="008C1E45" w:rsidP="008C1E45">
      <w:pPr>
        <w:pStyle w:val="Heading2"/>
        <w:numPr>
          <w:ilvl w:val="1"/>
          <w:numId w:val="36"/>
        </w:numPr>
        <w:tabs>
          <w:tab w:val="num" w:pos="360"/>
        </w:tabs>
        <w:spacing w:before="0"/>
        <w:ind w:left="0" w:firstLine="0"/>
        <w:rPr>
          <w:rFonts w:ascii="Arial" w:hAnsi="Arial" w:cs="Arial"/>
          <w:b/>
          <w:bCs/>
          <w:color w:val="auto"/>
          <w:sz w:val="24"/>
          <w:szCs w:val="24"/>
          <w:u w:val="single"/>
        </w:rPr>
      </w:pPr>
      <w:bookmarkStart w:id="131" w:name="_Toc181006024"/>
      <w:bookmarkStart w:id="132" w:name="_Toc181351759"/>
      <w:bookmarkStart w:id="133" w:name="_Toc181375279"/>
      <w:bookmarkStart w:id="134" w:name="_Toc185255762"/>
      <w:bookmarkStart w:id="135" w:name="_Toc188889922"/>
      <w:r w:rsidRPr="00132907">
        <w:rPr>
          <w:rFonts w:ascii="Arial" w:hAnsi="Arial" w:cs="Arial"/>
          <w:b/>
          <w:bCs/>
          <w:color w:val="auto"/>
          <w:sz w:val="24"/>
          <w:szCs w:val="24"/>
          <w:u w:val="single"/>
        </w:rPr>
        <w:t>Technical Proposal</w:t>
      </w:r>
      <w:bookmarkEnd w:id="131"/>
      <w:bookmarkEnd w:id="132"/>
      <w:bookmarkEnd w:id="133"/>
      <w:bookmarkEnd w:id="134"/>
      <w:bookmarkEnd w:id="135"/>
    </w:p>
    <w:p w14:paraId="77BD0118" w14:textId="77777777" w:rsidR="008C1E45" w:rsidRPr="00132907" w:rsidRDefault="008C1E45" w:rsidP="008C1E45">
      <w:pPr>
        <w:rPr>
          <w:rFonts w:ascii="Arial" w:hAnsi="Arial" w:cs="Arial"/>
        </w:rPr>
      </w:pPr>
    </w:p>
    <w:p w14:paraId="28DFDB40" w14:textId="125A2472" w:rsidR="008C1E45" w:rsidRPr="00132907" w:rsidRDefault="008C1E45" w:rsidP="008C1E45">
      <w:pPr>
        <w:jc w:val="both"/>
        <w:rPr>
          <w:rFonts w:ascii="Arial" w:hAnsi="Arial" w:cs="Arial"/>
        </w:rPr>
      </w:pPr>
      <w:r w:rsidRPr="00132907">
        <w:rPr>
          <w:rFonts w:ascii="Arial" w:hAnsi="Arial" w:cs="Arial"/>
        </w:rPr>
        <w:t>The content to be considered when preparing the Technical Proposal is indicated in Volume 1</w:t>
      </w:r>
      <w:r w:rsidR="00222A9F">
        <w:rPr>
          <w:rFonts w:ascii="Arial" w:hAnsi="Arial" w:cs="Arial"/>
        </w:rPr>
        <w:t xml:space="preserve"> of the Guidelines</w:t>
      </w:r>
      <w:r w:rsidRPr="00132907">
        <w:rPr>
          <w:rFonts w:ascii="Arial" w:hAnsi="Arial" w:cs="Arial"/>
        </w:rPr>
        <w:t>, available in:</w:t>
      </w:r>
    </w:p>
    <w:p w14:paraId="2EEADE86" w14:textId="77777777" w:rsidR="008C1E45" w:rsidRPr="00132907" w:rsidRDefault="008C1E45" w:rsidP="008C1E45">
      <w:pPr>
        <w:jc w:val="both"/>
        <w:rPr>
          <w:rFonts w:ascii="Arial" w:hAnsi="Arial" w:cs="Arial"/>
        </w:rPr>
      </w:pPr>
      <w:hyperlink r:id="rId18">
        <w:r w:rsidRPr="00132907">
          <w:rPr>
            <w:rStyle w:val="Hyperlink"/>
            <w:rFonts w:ascii="Arial" w:hAnsi="Arial" w:cs="Arial"/>
            <w:color w:val="0000FF"/>
          </w:rPr>
          <w:t>https://esastar-publication.sso.esa.int/supportingDocumentation/details/46</w:t>
        </w:r>
      </w:hyperlink>
      <w:r w:rsidRPr="00132907">
        <w:rPr>
          <w:rFonts w:ascii="Arial" w:hAnsi="Arial" w:cs="Arial"/>
        </w:rPr>
        <w:t>.</w:t>
      </w:r>
    </w:p>
    <w:p w14:paraId="3A41288D" w14:textId="77777777" w:rsidR="008C1E45" w:rsidRPr="00132907" w:rsidRDefault="008C1E45" w:rsidP="008C1E45">
      <w:pPr>
        <w:jc w:val="both"/>
        <w:rPr>
          <w:rFonts w:ascii="Arial" w:hAnsi="Arial" w:cs="Arial"/>
        </w:rPr>
      </w:pPr>
    </w:p>
    <w:p w14:paraId="03677DF8" w14:textId="4A1F9FC5" w:rsidR="008C1E45" w:rsidRPr="00132907" w:rsidRDefault="008C1E45" w:rsidP="008C1E45">
      <w:pPr>
        <w:jc w:val="both"/>
        <w:rPr>
          <w:rFonts w:ascii="Arial" w:hAnsi="Arial" w:cs="Arial"/>
        </w:rPr>
      </w:pPr>
      <w:r w:rsidRPr="00132907">
        <w:rPr>
          <w:rFonts w:ascii="Arial" w:hAnsi="Arial" w:cs="Arial"/>
        </w:rPr>
        <w:t>As a minimum, and without prejudice to specific provisions expanding its mandatory content, the following shall be considered by Tenderers in their proposal:</w:t>
      </w:r>
    </w:p>
    <w:p w14:paraId="34584AEB" w14:textId="77777777" w:rsidR="008C1E45" w:rsidRPr="00132907" w:rsidRDefault="008C1E45" w:rsidP="008C1E45">
      <w:pPr>
        <w:pStyle w:val="ListParagraph"/>
        <w:numPr>
          <w:ilvl w:val="0"/>
          <w:numId w:val="32"/>
        </w:numPr>
        <w:spacing w:after="160" w:line="259" w:lineRule="auto"/>
        <w:ind w:left="450"/>
        <w:jc w:val="both"/>
        <w:rPr>
          <w:rFonts w:ascii="Arial" w:hAnsi="Arial" w:cs="Arial"/>
        </w:rPr>
      </w:pPr>
      <w:r w:rsidRPr="00132907">
        <w:rPr>
          <w:rFonts w:ascii="Arial" w:hAnsi="Arial" w:cs="Arial"/>
        </w:rPr>
        <w:t xml:space="preserve">Tenderers shall provide an introduction demonstrating their understanding of the technical requirements and shall outline the main problems and the proposed solutions to solve them. Comments on the work activities as specified are invited. </w:t>
      </w:r>
    </w:p>
    <w:p w14:paraId="3A3ED936" w14:textId="77777777" w:rsidR="008C1E45" w:rsidRPr="00132907" w:rsidRDefault="008C1E45" w:rsidP="008C1E45">
      <w:pPr>
        <w:pStyle w:val="ListParagraph"/>
        <w:numPr>
          <w:ilvl w:val="0"/>
          <w:numId w:val="32"/>
        </w:numPr>
        <w:spacing w:after="160" w:line="259" w:lineRule="auto"/>
        <w:ind w:left="450"/>
        <w:jc w:val="both"/>
        <w:rPr>
          <w:rFonts w:ascii="Arial" w:hAnsi="Arial" w:cs="Arial"/>
        </w:rPr>
      </w:pPr>
      <w:r w:rsidRPr="00132907">
        <w:rPr>
          <w:rFonts w:ascii="Arial" w:hAnsi="Arial" w:cs="Arial"/>
        </w:rPr>
        <w:t>Tenderers shall submit a detailed assessment of the compliance to the ESA Statement of Work and technical requirements, clearly defining any proposed deviation with the relevant justification in matrix form.</w:t>
      </w:r>
    </w:p>
    <w:p w14:paraId="181FBD2B" w14:textId="77777777" w:rsidR="008C1E45" w:rsidRPr="00132907" w:rsidRDefault="008C1E45" w:rsidP="008C1E45">
      <w:pPr>
        <w:pStyle w:val="ListParagraph"/>
        <w:numPr>
          <w:ilvl w:val="0"/>
          <w:numId w:val="32"/>
        </w:numPr>
        <w:spacing w:after="160" w:line="259" w:lineRule="auto"/>
        <w:ind w:left="450"/>
        <w:jc w:val="both"/>
        <w:rPr>
          <w:rFonts w:ascii="Arial" w:hAnsi="Arial" w:cs="Arial"/>
          <w:b/>
          <w:bCs/>
          <w:color w:val="0000FF"/>
        </w:rPr>
      </w:pPr>
      <w:r w:rsidRPr="00132907">
        <w:rPr>
          <w:rFonts w:ascii="Arial" w:hAnsi="Arial" w:cs="Arial"/>
          <w:b/>
          <w:bCs/>
          <w:color w:val="0000FF"/>
        </w:rPr>
        <w:t xml:space="preserve">[OPTION] </w:t>
      </w:r>
      <w:r w:rsidRPr="00132907">
        <w:rPr>
          <w:rFonts w:ascii="Arial" w:hAnsi="Arial" w:cs="Arial"/>
        </w:rPr>
        <w:t>Tenderers shall submit a detailed first elaboration of the proposed technical concept in response to the objectives of the contract, including technical evidence of its validity, in terms of feasibility and development risk. Mere repetition of the Agency’s requirements should be avoided.</w:t>
      </w:r>
      <w:r w:rsidRPr="00132907">
        <w:rPr>
          <w:rFonts w:ascii="Arial" w:hAnsi="Arial" w:cs="Arial"/>
          <w:b/>
          <w:bCs/>
          <w:color w:val="0000FF"/>
        </w:rPr>
        <w:t xml:space="preserve"> [END OF OPTION]</w:t>
      </w:r>
    </w:p>
    <w:p w14:paraId="14A8D837" w14:textId="77777777" w:rsidR="008C1E45" w:rsidRPr="00132907" w:rsidRDefault="008C1E45" w:rsidP="008C1E45">
      <w:pPr>
        <w:pStyle w:val="ListParagraph"/>
        <w:ind w:left="450" w:hanging="360"/>
        <w:jc w:val="both"/>
        <w:rPr>
          <w:rFonts w:ascii="Arial" w:hAnsi="Arial" w:cs="Arial"/>
          <w:b/>
          <w:bCs/>
        </w:rPr>
      </w:pPr>
    </w:p>
    <w:p w14:paraId="562571D4" w14:textId="77777777" w:rsidR="008C1E45" w:rsidRPr="00132907" w:rsidRDefault="008C1E45" w:rsidP="008C1E45">
      <w:pPr>
        <w:pStyle w:val="ListParagraph"/>
        <w:numPr>
          <w:ilvl w:val="0"/>
          <w:numId w:val="32"/>
        </w:numPr>
        <w:spacing w:after="160" w:line="240" w:lineRule="auto"/>
        <w:ind w:left="448" w:hanging="357"/>
        <w:contextualSpacing w:val="0"/>
        <w:jc w:val="both"/>
        <w:rPr>
          <w:rFonts w:ascii="Arial" w:hAnsi="Arial" w:cs="Arial"/>
        </w:rPr>
      </w:pPr>
      <w:r w:rsidRPr="00132907">
        <w:rPr>
          <w:rFonts w:ascii="Arial" w:hAnsi="Arial" w:cs="Arial"/>
          <w:b/>
          <w:bCs/>
          <w:color w:val="0000FF"/>
        </w:rPr>
        <w:t xml:space="preserve">[OPTION] </w:t>
      </w:r>
      <w:r w:rsidRPr="00132907">
        <w:rPr>
          <w:rFonts w:ascii="Arial" w:eastAsiaTheme="majorEastAsia" w:hAnsi="Arial" w:cs="Arial"/>
          <w:b/>
          <w:bCs/>
        </w:rPr>
        <w:t xml:space="preserve">Mandatory Options: </w:t>
      </w:r>
      <w:r w:rsidRPr="00132907">
        <w:rPr>
          <w:rFonts w:ascii="Arial" w:hAnsi="Arial" w:cs="Arial"/>
        </w:rPr>
        <w:t>The Technical Proposal shall provide a complete description of the technical baseline and Mandatory Options, with its associated product tree and any relevant documentation for the Mandatory Options specified in the SoW:</w:t>
      </w:r>
    </w:p>
    <w:p w14:paraId="758CAB07" w14:textId="77777777" w:rsidR="008C1E45" w:rsidRPr="00132907" w:rsidRDefault="008C1E45" w:rsidP="008C1E45">
      <w:pPr>
        <w:pStyle w:val="ListParagraph"/>
        <w:numPr>
          <w:ilvl w:val="0"/>
          <w:numId w:val="33"/>
        </w:numPr>
        <w:spacing w:after="160" w:line="240" w:lineRule="auto"/>
        <w:ind w:left="993" w:hanging="426"/>
        <w:jc w:val="both"/>
        <w:rPr>
          <w:rFonts w:ascii="Arial" w:hAnsi="Arial" w:cs="Arial"/>
          <w:bCs/>
          <w:color w:val="2718F0"/>
        </w:rPr>
      </w:pPr>
      <w:r w:rsidRPr="00132907">
        <w:rPr>
          <w:rFonts w:ascii="Arial" w:hAnsi="Arial" w:cs="Arial"/>
          <w:bCs/>
          <w:color w:val="2718F0"/>
        </w:rPr>
        <w:t>Xxxx</w:t>
      </w:r>
    </w:p>
    <w:p w14:paraId="308A23A7" w14:textId="77777777" w:rsidR="008C1E45" w:rsidRPr="00132907" w:rsidRDefault="008C1E45" w:rsidP="008C1E45">
      <w:pPr>
        <w:pStyle w:val="ListParagraph"/>
        <w:numPr>
          <w:ilvl w:val="0"/>
          <w:numId w:val="33"/>
        </w:numPr>
        <w:spacing w:after="160" w:line="240" w:lineRule="auto"/>
        <w:ind w:left="993" w:hanging="426"/>
        <w:jc w:val="both"/>
        <w:rPr>
          <w:rFonts w:ascii="Arial" w:hAnsi="Arial" w:cs="Arial"/>
          <w:bCs/>
          <w:color w:val="2718F0"/>
        </w:rPr>
      </w:pPr>
      <w:r w:rsidRPr="00132907">
        <w:rPr>
          <w:rFonts w:ascii="Arial" w:hAnsi="Arial" w:cs="Arial"/>
          <w:bCs/>
          <w:color w:val="2718F0"/>
        </w:rPr>
        <w:t>Xxxxx</w:t>
      </w:r>
    </w:p>
    <w:p w14:paraId="10C806A2" w14:textId="77777777" w:rsidR="00D25896" w:rsidRPr="00132907" w:rsidRDefault="00D25896" w:rsidP="00D25896">
      <w:pPr>
        <w:tabs>
          <w:tab w:val="left" w:pos="567"/>
        </w:tabs>
        <w:spacing w:line="240" w:lineRule="auto"/>
        <w:ind w:left="567" w:hanging="567"/>
        <w:contextualSpacing/>
        <w:jc w:val="both"/>
        <w:rPr>
          <w:rFonts w:ascii="Arial" w:hAnsi="Arial" w:cs="Arial"/>
          <w:highlight w:val="cyan"/>
        </w:rPr>
      </w:pPr>
    </w:p>
    <w:p w14:paraId="4DD43B68" w14:textId="77777777" w:rsidR="008C1E45" w:rsidRPr="00132907" w:rsidRDefault="008C1E45" w:rsidP="00D25896">
      <w:pPr>
        <w:tabs>
          <w:tab w:val="left" w:pos="567"/>
        </w:tabs>
        <w:spacing w:line="240" w:lineRule="auto"/>
        <w:ind w:left="567" w:hanging="567"/>
        <w:contextualSpacing/>
        <w:jc w:val="both"/>
        <w:rPr>
          <w:rFonts w:ascii="Arial" w:hAnsi="Arial" w:cs="Arial"/>
          <w:highlight w:val="cyan"/>
        </w:rPr>
      </w:pPr>
    </w:p>
    <w:p w14:paraId="2DC5C7CD" w14:textId="58708F74" w:rsidR="008C1E45" w:rsidRPr="00132907" w:rsidRDefault="008C1E45" w:rsidP="008C1E45">
      <w:pPr>
        <w:spacing w:line="240" w:lineRule="auto"/>
        <w:jc w:val="both"/>
        <w:rPr>
          <w:rFonts w:ascii="Arial" w:hAnsi="Arial" w:cs="Arial"/>
        </w:rPr>
      </w:pPr>
      <w:r w:rsidRPr="00132907">
        <w:rPr>
          <w:rFonts w:ascii="Arial" w:hAnsi="Arial" w:cs="Arial"/>
        </w:rPr>
        <w:lastRenderedPageBreak/>
        <w:t xml:space="preserve">These options, </w:t>
      </w:r>
      <w:r w:rsidRPr="00132907">
        <w:rPr>
          <w:rFonts w:ascii="Arial" w:hAnsi="Arial" w:cs="Arial"/>
          <w:color w:val="2718F0"/>
        </w:rPr>
        <w:t xml:space="preserve">and their associated deliverables, are described respectively in Sections XX and XX </w:t>
      </w:r>
      <w:r w:rsidRPr="00132907">
        <w:rPr>
          <w:rFonts w:ascii="Arial" w:hAnsi="Arial" w:cs="Arial"/>
        </w:rPr>
        <w:t xml:space="preserve">of the Statement of Work </w:t>
      </w:r>
      <w:r w:rsidRPr="00132907">
        <w:rPr>
          <w:rFonts w:ascii="Arial" w:hAnsi="Arial" w:cs="Arial"/>
          <w:color w:val="0000FF"/>
        </w:rPr>
        <w:t>and ADs</w:t>
      </w:r>
      <w:r w:rsidRPr="00132907">
        <w:rPr>
          <w:rFonts w:ascii="Arial" w:hAnsi="Arial" w:cs="Arial"/>
        </w:rPr>
        <w:t xml:space="preserve"> (Appendix 1 to the Tender Action).</w:t>
      </w:r>
    </w:p>
    <w:p w14:paraId="178EC078" w14:textId="77777777" w:rsidR="008C1E45" w:rsidRPr="00132907" w:rsidRDefault="008C1E45" w:rsidP="008C1E45">
      <w:pPr>
        <w:spacing w:line="240" w:lineRule="auto"/>
        <w:jc w:val="both"/>
        <w:rPr>
          <w:rFonts w:ascii="Arial" w:hAnsi="Arial" w:cs="Arial"/>
        </w:rPr>
      </w:pPr>
      <w:r w:rsidRPr="00132907">
        <w:rPr>
          <w:rFonts w:ascii="Arial" w:hAnsi="Arial" w:cs="Arial"/>
        </w:rPr>
        <w:t>The Tenderer shall mandatorily submit a binding offer including the Option(s) identified in the related Tender Action Cover Letter (Mandatory Options). The Mandatory Options shall be quoted separately from the baseline price.</w:t>
      </w:r>
    </w:p>
    <w:p w14:paraId="5A7A6986" w14:textId="3D89FF06" w:rsidR="008C1E45" w:rsidRPr="00132907" w:rsidRDefault="008C1E45" w:rsidP="008C1E45">
      <w:pPr>
        <w:pStyle w:val="ListParagraph"/>
        <w:suppressAutoHyphens/>
        <w:spacing w:before="120" w:after="120" w:line="280" w:lineRule="atLeast"/>
        <w:ind w:left="0"/>
        <w:jc w:val="both"/>
        <w:rPr>
          <w:rFonts w:ascii="Arial" w:hAnsi="Arial" w:cs="Arial"/>
        </w:rPr>
      </w:pPr>
      <w:r w:rsidRPr="00132907">
        <w:rPr>
          <w:rFonts w:ascii="Arial" w:hAnsi="Arial" w:cs="Arial"/>
        </w:rPr>
        <w:t>The management, implementation and financial aspects of the Option(s) shall be clearly presented in the same level of details as for the baseline proposal in the relevant Volumes of the Proposal.</w:t>
      </w:r>
      <w:r w:rsidR="00BE6ACB" w:rsidRPr="00BE6ACB">
        <w:rPr>
          <w:rFonts w:ascii="Arial" w:hAnsi="Arial" w:cs="Arial"/>
        </w:rPr>
        <w:t xml:space="preserve"> For all Mandatory Options, the Statement of Work should be reviewed regarding the time frame required by the Agency, and the Tender is requested to identify the dates/events/validity of the options by when the Agency shall have the right to exercise the Option (s).</w:t>
      </w:r>
    </w:p>
    <w:p w14:paraId="252F20C8" w14:textId="77777777" w:rsidR="008C1E45" w:rsidRPr="00132907" w:rsidRDefault="008C1E45" w:rsidP="008C1E45">
      <w:pPr>
        <w:suppressAutoHyphens/>
        <w:spacing w:before="120" w:after="120" w:line="280" w:lineRule="atLeast"/>
        <w:jc w:val="both"/>
        <w:rPr>
          <w:rFonts w:ascii="Arial" w:hAnsi="Arial" w:cs="Arial"/>
        </w:rPr>
      </w:pPr>
      <w:r w:rsidRPr="00132907">
        <w:rPr>
          <w:rFonts w:ascii="Arial" w:hAnsi="Arial" w:cs="Arial"/>
        </w:rPr>
        <w:t>In addition to the Mandatory Option(s) defined above, the Tenderer may propose unsolicited options, if relevant. Each unsolicited option proposed shall also be clearly presented in each Volume under a section related to such option, if necessary.</w:t>
      </w:r>
    </w:p>
    <w:p w14:paraId="1C09701A" w14:textId="77777777" w:rsidR="008C1E45" w:rsidRPr="00132907" w:rsidRDefault="008C1E45" w:rsidP="008C1E45">
      <w:pPr>
        <w:pStyle w:val="ListParagraph"/>
        <w:suppressAutoHyphens/>
        <w:spacing w:line="280" w:lineRule="atLeast"/>
        <w:ind w:left="0"/>
        <w:jc w:val="both"/>
        <w:rPr>
          <w:rFonts w:ascii="Arial" w:hAnsi="Arial" w:cs="Arial"/>
        </w:rPr>
      </w:pPr>
      <w:r w:rsidRPr="00132907">
        <w:rPr>
          <w:rFonts w:ascii="Arial" w:hAnsi="Arial" w:cs="Arial"/>
        </w:rPr>
        <w:t>For each of the optional tasks, the Tenderer shall provide individual work package descriptions, validity conditions and a financial quotation.</w:t>
      </w:r>
    </w:p>
    <w:p w14:paraId="311E47F3" w14:textId="77777777" w:rsidR="008C1E45" w:rsidRPr="00132907" w:rsidRDefault="008C1E45" w:rsidP="008C1E45">
      <w:pPr>
        <w:suppressAutoHyphens/>
        <w:spacing w:before="120" w:after="120" w:line="280" w:lineRule="atLeast"/>
        <w:jc w:val="both"/>
        <w:rPr>
          <w:rFonts w:ascii="Arial" w:hAnsi="Arial" w:cs="Arial"/>
        </w:rPr>
      </w:pPr>
      <w:r w:rsidRPr="00132907">
        <w:rPr>
          <w:rFonts w:ascii="Arial" w:hAnsi="Arial" w:cs="Arial"/>
        </w:rPr>
        <w:t>The attention of the Tenderer is drawn to the fact that the Agency reserves the right to disregard the submission of options or alternatives, if a tender compliant with the requirements is not also made.</w:t>
      </w:r>
    </w:p>
    <w:p w14:paraId="71BAF916" w14:textId="77777777" w:rsidR="008C1E45" w:rsidRPr="00132907" w:rsidRDefault="008C1E45" w:rsidP="008C1E45">
      <w:pPr>
        <w:pStyle w:val="ListParagraph"/>
        <w:suppressAutoHyphens/>
        <w:spacing w:line="280" w:lineRule="atLeast"/>
        <w:ind w:left="0"/>
        <w:jc w:val="both"/>
        <w:rPr>
          <w:rFonts w:ascii="Arial" w:hAnsi="Arial" w:cs="Arial"/>
        </w:rPr>
      </w:pPr>
      <w:r w:rsidRPr="00132907">
        <w:rPr>
          <w:rFonts w:ascii="Arial" w:hAnsi="Arial" w:cs="Arial"/>
        </w:rPr>
        <w:t>Options unsolicited, if any, will be evaluated alongside the baseline proposal but will not be considered in the marking.</w:t>
      </w:r>
    </w:p>
    <w:p w14:paraId="2CF2A998" w14:textId="77777777" w:rsidR="008C1E45" w:rsidRPr="00132907" w:rsidRDefault="008C1E45" w:rsidP="008C1E45">
      <w:pPr>
        <w:pStyle w:val="ListParagraph"/>
        <w:suppressAutoHyphens/>
        <w:spacing w:line="280" w:lineRule="atLeast"/>
        <w:ind w:left="0"/>
        <w:jc w:val="both"/>
        <w:rPr>
          <w:rFonts w:ascii="Arial" w:hAnsi="Arial" w:cs="Arial"/>
        </w:rPr>
      </w:pPr>
    </w:p>
    <w:p w14:paraId="7460F592" w14:textId="77777777" w:rsidR="008C1E45" w:rsidRPr="00132907" w:rsidRDefault="008C1E45" w:rsidP="008C1E45">
      <w:pPr>
        <w:spacing w:line="240" w:lineRule="auto"/>
        <w:jc w:val="both"/>
        <w:rPr>
          <w:rFonts w:ascii="Arial" w:hAnsi="Arial" w:cs="Arial"/>
          <w:b/>
          <w:bCs/>
          <w:color w:val="0000FF"/>
        </w:rPr>
      </w:pPr>
      <w:r w:rsidRPr="00132907">
        <w:rPr>
          <w:rFonts w:ascii="Arial" w:hAnsi="Arial" w:cs="Arial"/>
          <w:b/>
          <w:bCs/>
          <w:color w:val="0000FF"/>
        </w:rPr>
        <w:t>[SUBOPTION:</w:t>
      </w:r>
      <w:r w:rsidRPr="00132907">
        <w:rPr>
          <w:rFonts w:ascii="Arial" w:hAnsi="Arial" w:cs="Arial"/>
          <w:color w:val="0000FF"/>
        </w:rPr>
        <w:t xml:space="preserve"> Mandatory Options will be evaluated together with the baseline proposal and considered in the marking</w:t>
      </w:r>
      <w:r w:rsidRPr="00132907">
        <w:rPr>
          <w:rFonts w:ascii="Arial" w:hAnsi="Arial" w:cs="Arial"/>
          <w:b/>
          <w:bCs/>
          <w:color w:val="0000FF"/>
        </w:rPr>
        <w:t>]</w:t>
      </w:r>
    </w:p>
    <w:p w14:paraId="46B9DB93" w14:textId="77777777" w:rsidR="008C1E45" w:rsidRPr="00132907" w:rsidRDefault="008C1E45" w:rsidP="008C1E45">
      <w:pPr>
        <w:spacing w:line="240" w:lineRule="auto"/>
        <w:jc w:val="both"/>
        <w:rPr>
          <w:rFonts w:ascii="Arial" w:hAnsi="Arial" w:cs="Arial"/>
          <w:color w:val="0000FF"/>
        </w:rPr>
      </w:pPr>
    </w:p>
    <w:p w14:paraId="632961DA" w14:textId="77777777" w:rsidR="008C1E45" w:rsidRPr="00132907" w:rsidRDefault="008C1E45" w:rsidP="008C1E45">
      <w:pPr>
        <w:spacing w:line="240" w:lineRule="auto"/>
        <w:jc w:val="both"/>
        <w:rPr>
          <w:rFonts w:ascii="Arial" w:hAnsi="Arial" w:cs="Arial"/>
          <w:color w:val="0000FF"/>
        </w:rPr>
      </w:pPr>
      <w:r w:rsidRPr="00132907">
        <w:rPr>
          <w:rFonts w:ascii="Arial" w:hAnsi="Arial" w:cs="Arial"/>
          <w:b/>
          <w:bCs/>
          <w:color w:val="0000FF"/>
        </w:rPr>
        <w:t>[OPTION:</w:t>
      </w:r>
      <w:r w:rsidRPr="00132907">
        <w:rPr>
          <w:rFonts w:ascii="Arial" w:hAnsi="Arial" w:cs="Arial"/>
          <w:color w:val="0000FF"/>
        </w:rPr>
        <w:t xml:space="preserve"> if options or alternatives are to be submitted as part of the proposal</w:t>
      </w:r>
      <w:r w:rsidRPr="00132907">
        <w:rPr>
          <w:rFonts w:ascii="Arial" w:hAnsi="Arial" w:cs="Arial"/>
          <w:b/>
          <w:bCs/>
          <w:color w:val="0000FF"/>
        </w:rPr>
        <w:t>]</w:t>
      </w:r>
    </w:p>
    <w:p w14:paraId="459BE507" w14:textId="77777777" w:rsidR="008C1E45" w:rsidRPr="00132907" w:rsidRDefault="008C1E45" w:rsidP="008C1E45">
      <w:pPr>
        <w:ind w:right="95"/>
        <w:jc w:val="both"/>
        <w:rPr>
          <w:rFonts w:ascii="Arial" w:hAnsi="Arial" w:cs="Arial"/>
          <w:color w:val="0000FF"/>
        </w:rPr>
      </w:pPr>
      <w:r w:rsidRPr="00132907">
        <w:rPr>
          <w:rFonts w:ascii="Arial" w:hAnsi="Arial" w:cs="Arial"/>
        </w:rPr>
        <w:t>The Agency reserves the right to disregard a submission of options or alternatives, if a tender compliance with the requirements is not also submitted.</w:t>
      </w:r>
    </w:p>
    <w:p w14:paraId="08AE088D" w14:textId="77777777" w:rsidR="008C1E45" w:rsidRPr="00132907" w:rsidRDefault="008C1E45" w:rsidP="008C1E45">
      <w:pPr>
        <w:jc w:val="both"/>
        <w:rPr>
          <w:rFonts w:ascii="Arial" w:hAnsi="Arial" w:cs="Arial"/>
          <w:b/>
          <w:bCs/>
          <w:color w:val="0000FF"/>
        </w:rPr>
      </w:pPr>
      <w:r w:rsidRPr="00132907">
        <w:rPr>
          <w:rFonts w:ascii="Arial" w:hAnsi="Arial" w:cs="Arial"/>
          <w:b/>
          <w:bCs/>
          <w:color w:val="0000FF"/>
        </w:rPr>
        <w:t>[END OPTION]</w:t>
      </w:r>
    </w:p>
    <w:p w14:paraId="178AB5E2" w14:textId="77777777" w:rsidR="008C1E45" w:rsidRPr="00132907" w:rsidRDefault="008C1E45" w:rsidP="008C1E45">
      <w:pPr>
        <w:jc w:val="both"/>
        <w:rPr>
          <w:rFonts w:ascii="Arial" w:hAnsi="Arial" w:cs="Arial"/>
          <w:b/>
          <w:bCs/>
          <w:color w:val="0000FF"/>
        </w:rPr>
      </w:pPr>
    </w:p>
    <w:p w14:paraId="3F705C78" w14:textId="77777777" w:rsidR="008C1E45" w:rsidRPr="00132907" w:rsidRDefault="008C1E45" w:rsidP="008C1E45">
      <w:pPr>
        <w:pStyle w:val="ListParagraph"/>
        <w:ind w:left="0"/>
        <w:jc w:val="both"/>
        <w:rPr>
          <w:rFonts w:ascii="Arial" w:hAnsi="Arial" w:cs="Arial"/>
        </w:rPr>
      </w:pPr>
      <w:r w:rsidRPr="00132907">
        <w:rPr>
          <w:rFonts w:ascii="Arial" w:hAnsi="Arial" w:cs="Arial"/>
        </w:rPr>
        <w:t>If Tenderers intend to make use of Background Intellectual Property or Third Party(ies) Products/Rights, the tender shall explain the rationale for this choice in technical terms. The impact of this approach on the technical activities and resulting products – as well as their usage – shall be indicated. In those cases, the following table shall be used:</w:t>
      </w:r>
    </w:p>
    <w:p w14:paraId="04A13F37" w14:textId="77777777" w:rsidR="008C1E45" w:rsidRPr="00132907" w:rsidRDefault="008C1E45" w:rsidP="008C1E45">
      <w:pPr>
        <w:pStyle w:val="ListParagraph"/>
        <w:ind w:left="0"/>
        <w:jc w:val="both"/>
        <w:rPr>
          <w:rFonts w:ascii="Arial" w:hAnsi="Arial" w:cs="Arial"/>
        </w:rPr>
      </w:pPr>
    </w:p>
    <w:p w14:paraId="3F35604D" w14:textId="5907C3A2" w:rsidR="008C1E45" w:rsidRPr="00132907" w:rsidRDefault="008C1E45">
      <w:pPr>
        <w:spacing w:after="160" w:line="259" w:lineRule="auto"/>
        <w:rPr>
          <w:rFonts w:ascii="Arial" w:hAnsi="Arial" w:cs="Arial"/>
        </w:rPr>
      </w:pPr>
      <w:r w:rsidRPr="00132907">
        <w:rPr>
          <w:rFonts w:ascii="Arial" w:hAnsi="Arial" w:cs="Arial"/>
        </w:rPr>
        <w:br w:type="page"/>
      </w:r>
    </w:p>
    <w:p w14:paraId="25747EBC" w14:textId="77777777" w:rsidR="008C1E45" w:rsidRPr="00132907" w:rsidRDefault="008C1E45" w:rsidP="008C1E45">
      <w:pPr>
        <w:spacing w:line="240" w:lineRule="auto"/>
        <w:contextualSpacing/>
        <w:jc w:val="both"/>
        <w:rPr>
          <w:rFonts w:ascii="Arial" w:hAnsi="Arial" w:cs="Arial"/>
          <w:b/>
          <w:bCs/>
        </w:rPr>
      </w:pPr>
      <w:bookmarkStart w:id="136" w:name="_Hlk130375261"/>
      <w:r w:rsidRPr="00132907">
        <w:rPr>
          <w:rFonts w:ascii="Arial" w:hAnsi="Arial" w:cs="Arial"/>
          <w:b/>
          <w:bCs/>
        </w:rPr>
        <w:lastRenderedPageBreak/>
        <w:t>TABLE – LIST OF ITEMS COVERED BY BACKGROUND INTELLECTUAL PROPERTY RIGHTS (BIPR) AS DEFINED IN THE DRAFT CONTRACT</w:t>
      </w:r>
    </w:p>
    <w:p w14:paraId="012ECACB" w14:textId="77777777" w:rsidR="008C1E45" w:rsidRPr="00132907" w:rsidRDefault="008C1E45" w:rsidP="008C1E45">
      <w:pPr>
        <w:spacing w:line="240" w:lineRule="auto"/>
        <w:contextualSpacing/>
        <w:jc w:val="both"/>
        <w:rPr>
          <w:rFonts w:ascii="Arial" w:hAnsi="Arial" w:cs="Arial"/>
          <w:b/>
          <w:bCs/>
        </w:rPr>
      </w:pPr>
    </w:p>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851"/>
        <w:gridCol w:w="1422"/>
        <w:gridCol w:w="1134"/>
        <w:gridCol w:w="1271"/>
        <w:gridCol w:w="997"/>
        <w:gridCol w:w="1276"/>
        <w:gridCol w:w="1564"/>
      </w:tblGrid>
      <w:tr w:rsidR="008C1E45" w:rsidRPr="00132907" w14:paraId="52A6883B" w14:textId="77777777" w:rsidTr="00E076DB">
        <w:trPr>
          <w:trHeight w:val="943"/>
          <w:jc w:val="center"/>
        </w:trPr>
        <w:tc>
          <w:tcPr>
            <w:tcW w:w="1129" w:type="dxa"/>
            <w:shd w:val="clear" w:color="auto" w:fill="F2F2F2" w:themeFill="background1" w:themeFillShade="F2"/>
            <w:vAlign w:val="center"/>
            <w:hideMark/>
          </w:tcPr>
          <w:p w14:paraId="7B266EB6" w14:textId="77777777" w:rsidR="008C1E45" w:rsidRPr="00132907" w:rsidRDefault="008C1E45" w:rsidP="003B6432">
            <w:pPr>
              <w:jc w:val="center"/>
              <w:rPr>
                <w:rFonts w:ascii="Arial" w:hAnsi="Arial" w:cs="Arial"/>
                <w:b/>
                <w:bCs/>
              </w:rPr>
            </w:pPr>
            <w:r w:rsidRPr="00132907">
              <w:rPr>
                <w:rFonts w:ascii="Arial" w:hAnsi="Arial" w:cs="Arial"/>
                <w:b/>
                <w:bCs/>
              </w:rPr>
              <w:t>Exact name of BIPR Item</w:t>
            </w:r>
          </w:p>
        </w:tc>
        <w:tc>
          <w:tcPr>
            <w:tcW w:w="851" w:type="dxa"/>
            <w:shd w:val="clear" w:color="auto" w:fill="F2F2F2" w:themeFill="background1" w:themeFillShade="F2"/>
            <w:vAlign w:val="center"/>
            <w:hideMark/>
          </w:tcPr>
          <w:p w14:paraId="0C723954" w14:textId="77777777" w:rsidR="008C1E45" w:rsidRPr="00132907" w:rsidRDefault="008C1E45" w:rsidP="003B6432">
            <w:pPr>
              <w:ind w:right="-56" w:hanging="66"/>
              <w:jc w:val="center"/>
              <w:rPr>
                <w:rFonts w:ascii="Arial" w:hAnsi="Arial" w:cs="Arial"/>
                <w:b/>
                <w:bCs/>
              </w:rPr>
            </w:pPr>
            <w:r w:rsidRPr="00132907">
              <w:rPr>
                <w:rFonts w:ascii="Arial" w:hAnsi="Arial" w:cs="Arial"/>
                <w:b/>
                <w:bCs/>
              </w:rPr>
              <w:t>Owner</w:t>
            </w:r>
          </w:p>
        </w:tc>
        <w:tc>
          <w:tcPr>
            <w:tcW w:w="1422" w:type="dxa"/>
            <w:shd w:val="clear" w:color="auto" w:fill="F2F2F2" w:themeFill="background1" w:themeFillShade="F2"/>
            <w:vAlign w:val="center"/>
            <w:hideMark/>
          </w:tcPr>
          <w:p w14:paraId="150DF840" w14:textId="77777777" w:rsidR="008C1E45" w:rsidRPr="00132907" w:rsidRDefault="008C1E45" w:rsidP="003B6432">
            <w:pPr>
              <w:ind w:right="-106" w:hanging="156"/>
              <w:jc w:val="center"/>
              <w:rPr>
                <w:rFonts w:ascii="Arial" w:hAnsi="Arial" w:cs="Arial"/>
                <w:b/>
                <w:bCs/>
              </w:rPr>
            </w:pPr>
            <w:r w:rsidRPr="00132907">
              <w:rPr>
                <w:rFonts w:ascii="Arial" w:hAnsi="Arial" w:cs="Arial"/>
                <w:b/>
                <w:bCs/>
              </w:rPr>
              <w:t xml:space="preserve">Description </w:t>
            </w:r>
          </w:p>
        </w:tc>
        <w:tc>
          <w:tcPr>
            <w:tcW w:w="1134" w:type="dxa"/>
            <w:shd w:val="clear" w:color="auto" w:fill="F2F2F2" w:themeFill="background1" w:themeFillShade="F2"/>
            <w:vAlign w:val="center"/>
            <w:hideMark/>
          </w:tcPr>
          <w:p w14:paraId="53F97395" w14:textId="77777777" w:rsidR="008C1E45" w:rsidRPr="00132907" w:rsidRDefault="008C1E45" w:rsidP="003B6432">
            <w:pPr>
              <w:jc w:val="center"/>
              <w:rPr>
                <w:rFonts w:ascii="Arial" w:hAnsi="Arial" w:cs="Arial"/>
                <w:b/>
                <w:bCs/>
              </w:rPr>
            </w:pPr>
            <w:r w:rsidRPr="00132907">
              <w:rPr>
                <w:rFonts w:ascii="Arial" w:hAnsi="Arial" w:cs="Arial"/>
                <w:b/>
                <w:bCs/>
              </w:rPr>
              <w:t>Patent # or Ref./ Issue/ Revision/ Version #</w:t>
            </w:r>
            <w:r w:rsidRPr="00132907">
              <w:rPr>
                <w:rStyle w:val="FootnoteReference"/>
                <w:rFonts w:ascii="Arial" w:hAnsi="Arial" w:cs="Arial"/>
                <w:b/>
                <w:bCs/>
              </w:rPr>
              <w:footnoteReference w:id="14"/>
            </w:r>
          </w:p>
        </w:tc>
        <w:tc>
          <w:tcPr>
            <w:tcW w:w="1271" w:type="dxa"/>
            <w:shd w:val="clear" w:color="auto" w:fill="F2F2F2" w:themeFill="background1" w:themeFillShade="F2"/>
            <w:vAlign w:val="center"/>
            <w:hideMark/>
          </w:tcPr>
          <w:p w14:paraId="23D40E25" w14:textId="77777777" w:rsidR="008C1E45" w:rsidRPr="00132907" w:rsidRDefault="008C1E45" w:rsidP="003B6432">
            <w:pPr>
              <w:jc w:val="center"/>
              <w:rPr>
                <w:rFonts w:ascii="Arial" w:hAnsi="Arial" w:cs="Arial"/>
                <w:b/>
                <w:bCs/>
              </w:rPr>
            </w:pPr>
            <w:r w:rsidRPr="00132907">
              <w:rPr>
                <w:rFonts w:ascii="Arial" w:hAnsi="Arial" w:cs="Arial"/>
                <w:b/>
                <w:bCs/>
              </w:rPr>
              <w:t>Contract/</w:t>
            </w:r>
          </w:p>
          <w:p w14:paraId="192F7451" w14:textId="77777777" w:rsidR="008C1E45" w:rsidRPr="00132907" w:rsidRDefault="008C1E45" w:rsidP="003B6432">
            <w:pPr>
              <w:jc w:val="center"/>
              <w:rPr>
                <w:rFonts w:ascii="Arial" w:hAnsi="Arial" w:cs="Arial"/>
                <w:b/>
                <w:bCs/>
              </w:rPr>
            </w:pPr>
            <w:r w:rsidRPr="00132907">
              <w:rPr>
                <w:rFonts w:ascii="Arial" w:hAnsi="Arial" w:cs="Arial"/>
                <w:b/>
                <w:bCs/>
              </w:rPr>
              <w:t>Funding Details under which the IPR was created</w:t>
            </w:r>
            <w:r w:rsidRPr="00132907">
              <w:rPr>
                <w:rStyle w:val="FootnoteReference"/>
                <w:rFonts w:ascii="Arial" w:hAnsi="Arial" w:cs="Arial"/>
                <w:b/>
                <w:bCs/>
              </w:rPr>
              <w:footnoteReference w:id="15"/>
            </w:r>
            <w:r w:rsidRPr="00132907">
              <w:rPr>
                <w:rFonts w:ascii="Arial" w:hAnsi="Arial" w:cs="Arial"/>
                <w:b/>
                <w:bCs/>
              </w:rPr>
              <w:t xml:space="preserve"> </w:t>
            </w:r>
          </w:p>
        </w:tc>
        <w:tc>
          <w:tcPr>
            <w:tcW w:w="997" w:type="dxa"/>
            <w:shd w:val="clear" w:color="auto" w:fill="F2F2F2" w:themeFill="background1" w:themeFillShade="F2"/>
            <w:vAlign w:val="center"/>
            <w:hideMark/>
          </w:tcPr>
          <w:p w14:paraId="4C8DF6DB" w14:textId="77777777" w:rsidR="008C1E45" w:rsidRPr="00132907" w:rsidRDefault="008C1E45" w:rsidP="003B6432">
            <w:pPr>
              <w:jc w:val="center"/>
              <w:rPr>
                <w:rFonts w:ascii="Arial" w:hAnsi="Arial" w:cs="Arial"/>
                <w:b/>
                <w:bCs/>
              </w:rPr>
            </w:pPr>
            <w:r w:rsidRPr="00132907">
              <w:rPr>
                <w:rFonts w:ascii="Arial" w:hAnsi="Arial" w:cs="Arial"/>
                <w:b/>
                <w:bCs/>
              </w:rPr>
              <w:t>Date of creation of the version of the BIPR listed here</w:t>
            </w:r>
            <w:r w:rsidRPr="00132907">
              <w:rPr>
                <w:rStyle w:val="FootnoteReference"/>
                <w:rFonts w:ascii="Arial" w:hAnsi="Arial" w:cs="Arial"/>
                <w:b/>
                <w:bCs/>
              </w:rPr>
              <w:footnoteReference w:id="16"/>
            </w:r>
          </w:p>
        </w:tc>
        <w:tc>
          <w:tcPr>
            <w:tcW w:w="1276" w:type="dxa"/>
            <w:shd w:val="clear" w:color="auto" w:fill="F2F2F2" w:themeFill="background1" w:themeFillShade="F2"/>
            <w:vAlign w:val="center"/>
          </w:tcPr>
          <w:p w14:paraId="7D440892" w14:textId="77777777" w:rsidR="008C1E45" w:rsidRPr="00132907" w:rsidRDefault="008C1E45" w:rsidP="003B6432">
            <w:pPr>
              <w:jc w:val="center"/>
              <w:rPr>
                <w:rFonts w:ascii="Arial" w:hAnsi="Arial" w:cs="Arial"/>
                <w:b/>
                <w:bCs/>
              </w:rPr>
            </w:pPr>
            <w:r w:rsidRPr="00132907">
              <w:rPr>
                <w:rFonts w:ascii="Arial" w:hAnsi="Arial" w:cs="Arial"/>
                <w:b/>
                <w:bCs/>
              </w:rPr>
              <w:t>Affected deliverable with comments</w:t>
            </w:r>
            <w:r w:rsidRPr="00132907">
              <w:rPr>
                <w:rStyle w:val="FootnoteReference"/>
                <w:rFonts w:ascii="Arial" w:hAnsi="Arial" w:cs="Arial"/>
                <w:b/>
                <w:bCs/>
              </w:rPr>
              <w:footnoteReference w:id="17"/>
            </w:r>
          </w:p>
          <w:p w14:paraId="3609C126" w14:textId="77777777" w:rsidR="008C1E45" w:rsidRPr="00132907" w:rsidRDefault="008C1E45" w:rsidP="003B6432">
            <w:pPr>
              <w:jc w:val="center"/>
              <w:rPr>
                <w:rFonts w:ascii="Arial" w:hAnsi="Arial" w:cs="Arial"/>
                <w:b/>
                <w:bCs/>
              </w:rPr>
            </w:pPr>
          </w:p>
        </w:tc>
        <w:tc>
          <w:tcPr>
            <w:tcW w:w="1564" w:type="dxa"/>
            <w:shd w:val="clear" w:color="auto" w:fill="F2F2F2" w:themeFill="background1" w:themeFillShade="F2"/>
            <w:vAlign w:val="center"/>
            <w:hideMark/>
          </w:tcPr>
          <w:p w14:paraId="2F43AF3D" w14:textId="77777777" w:rsidR="008C1E45" w:rsidRPr="00132907" w:rsidRDefault="008C1E45" w:rsidP="003B6432">
            <w:pPr>
              <w:jc w:val="center"/>
              <w:rPr>
                <w:rFonts w:ascii="Arial" w:hAnsi="Arial" w:cs="Arial"/>
                <w:b/>
                <w:bCs/>
              </w:rPr>
            </w:pPr>
            <w:r w:rsidRPr="00132907">
              <w:rPr>
                <w:rFonts w:ascii="Arial" w:hAnsi="Arial" w:cs="Arial"/>
                <w:b/>
                <w:bCs/>
              </w:rPr>
              <w:t>Needed only for the development/necessary subsequent to the delivery</w:t>
            </w:r>
            <w:r w:rsidRPr="00132907">
              <w:rPr>
                <w:rStyle w:val="FootnoteReference"/>
                <w:rFonts w:ascii="Arial" w:hAnsi="Arial" w:cs="Arial"/>
                <w:b/>
                <w:bCs/>
              </w:rPr>
              <w:footnoteReference w:id="18"/>
            </w:r>
          </w:p>
        </w:tc>
      </w:tr>
      <w:tr w:rsidR="00E076DB" w:rsidRPr="00132907" w14:paraId="66CC50BE" w14:textId="77777777" w:rsidTr="00E076DB">
        <w:trPr>
          <w:trHeight w:val="943"/>
          <w:jc w:val="center"/>
        </w:trPr>
        <w:tc>
          <w:tcPr>
            <w:tcW w:w="1129" w:type="dxa"/>
            <w:shd w:val="clear" w:color="auto" w:fill="F2F2F2" w:themeFill="background1" w:themeFillShade="F2"/>
            <w:vAlign w:val="center"/>
          </w:tcPr>
          <w:p w14:paraId="4A50A445" w14:textId="77777777" w:rsidR="00E076DB" w:rsidRPr="00132907" w:rsidRDefault="00E076DB" w:rsidP="003B6432">
            <w:pPr>
              <w:jc w:val="center"/>
              <w:rPr>
                <w:rFonts w:ascii="Arial" w:hAnsi="Arial" w:cs="Arial"/>
                <w:b/>
                <w:bCs/>
              </w:rPr>
            </w:pPr>
          </w:p>
        </w:tc>
        <w:tc>
          <w:tcPr>
            <w:tcW w:w="851" w:type="dxa"/>
            <w:shd w:val="clear" w:color="auto" w:fill="F2F2F2" w:themeFill="background1" w:themeFillShade="F2"/>
            <w:vAlign w:val="center"/>
          </w:tcPr>
          <w:p w14:paraId="12BABFBD" w14:textId="77777777" w:rsidR="00E076DB" w:rsidRPr="00132907" w:rsidRDefault="00E076DB" w:rsidP="003B6432">
            <w:pPr>
              <w:ind w:right="-56" w:hanging="66"/>
              <w:jc w:val="center"/>
              <w:rPr>
                <w:rFonts w:ascii="Arial" w:hAnsi="Arial" w:cs="Arial"/>
                <w:b/>
                <w:bCs/>
              </w:rPr>
            </w:pPr>
          </w:p>
        </w:tc>
        <w:tc>
          <w:tcPr>
            <w:tcW w:w="1422" w:type="dxa"/>
            <w:shd w:val="clear" w:color="auto" w:fill="F2F2F2" w:themeFill="background1" w:themeFillShade="F2"/>
            <w:vAlign w:val="center"/>
          </w:tcPr>
          <w:p w14:paraId="215A72E1" w14:textId="77777777" w:rsidR="00E076DB" w:rsidRPr="00132907" w:rsidRDefault="00E076DB" w:rsidP="003B6432">
            <w:pPr>
              <w:ind w:right="-106" w:hanging="156"/>
              <w:jc w:val="center"/>
              <w:rPr>
                <w:rFonts w:ascii="Arial" w:hAnsi="Arial" w:cs="Arial"/>
                <w:b/>
                <w:bCs/>
              </w:rPr>
            </w:pPr>
          </w:p>
        </w:tc>
        <w:tc>
          <w:tcPr>
            <w:tcW w:w="1134" w:type="dxa"/>
            <w:shd w:val="clear" w:color="auto" w:fill="F2F2F2" w:themeFill="background1" w:themeFillShade="F2"/>
            <w:vAlign w:val="center"/>
          </w:tcPr>
          <w:p w14:paraId="25F5E494" w14:textId="77777777" w:rsidR="00E076DB" w:rsidRPr="00132907" w:rsidRDefault="00E076DB" w:rsidP="003B6432">
            <w:pPr>
              <w:jc w:val="center"/>
              <w:rPr>
                <w:rFonts w:ascii="Arial" w:hAnsi="Arial" w:cs="Arial"/>
                <w:b/>
                <w:bCs/>
              </w:rPr>
            </w:pPr>
          </w:p>
        </w:tc>
        <w:tc>
          <w:tcPr>
            <w:tcW w:w="1271" w:type="dxa"/>
            <w:shd w:val="clear" w:color="auto" w:fill="F2F2F2" w:themeFill="background1" w:themeFillShade="F2"/>
            <w:vAlign w:val="center"/>
          </w:tcPr>
          <w:p w14:paraId="654EB623" w14:textId="77777777" w:rsidR="00E076DB" w:rsidRPr="00132907" w:rsidRDefault="00E076DB" w:rsidP="003B6432">
            <w:pPr>
              <w:jc w:val="center"/>
              <w:rPr>
                <w:rFonts w:ascii="Arial" w:hAnsi="Arial" w:cs="Arial"/>
                <w:b/>
                <w:bCs/>
              </w:rPr>
            </w:pPr>
          </w:p>
        </w:tc>
        <w:tc>
          <w:tcPr>
            <w:tcW w:w="997" w:type="dxa"/>
            <w:shd w:val="clear" w:color="auto" w:fill="F2F2F2" w:themeFill="background1" w:themeFillShade="F2"/>
            <w:vAlign w:val="center"/>
          </w:tcPr>
          <w:p w14:paraId="17AE5BA5" w14:textId="77777777" w:rsidR="00E076DB" w:rsidRPr="00132907" w:rsidRDefault="00E076DB" w:rsidP="003B6432">
            <w:pPr>
              <w:jc w:val="center"/>
              <w:rPr>
                <w:rFonts w:ascii="Arial" w:hAnsi="Arial" w:cs="Arial"/>
                <w:b/>
                <w:bCs/>
              </w:rPr>
            </w:pPr>
          </w:p>
        </w:tc>
        <w:tc>
          <w:tcPr>
            <w:tcW w:w="1276" w:type="dxa"/>
            <w:shd w:val="clear" w:color="auto" w:fill="F2F2F2" w:themeFill="background1" w:themeFillShade="F2"/>
            <w:vAlign w:val="center"/>
          </w:tcPr>
          <w:p w14:paraId="16FE973F" w14:textId="77777777" w:rsidR="00E076DB" w:rsidRPr="00132907" w:rsidRDefault="00E076DB" w:rsidP="003B6432">
            <w:pPr>
              <w:jc w:val="center"/>
              <w:rPr>
                <w:rFonts w:ascii="Arial" w:hAnsi="Arial" w:cs="Arial"/>
                <w:b/>
                <w:bCs/>
              </w:rPr>
            </w:pPr>
          </w:p>
        </w:tc>
        <w:tc>
          <w:tcPr>
            <w:tcW w:w="1564" w:type="dxa"/>
            <w:shd w:val="clear" w:color="auto" w:fill="F2F2F2" w:themeFill="background1" w:themeFillShade="F2"/>
            <w:vAlign w:val="center"/>
          </w:tcPr>
          <w:p w14:paraId="3FFCF83F" w14:textId="77777777" w:rsidR="00E076DB" w:rsidRPr="00132907" w:rsidRDefault="00E076DB" w:rsidP="003B6432">
            <w:pPr>
              <w:jc w:val="center"/>
              <w:rPr>
                <w:rFonts w:ascii="Arial" w:hAnsi="Arial" w:cs="Arial"/>
                <w:b/>
                <w:bCs/>
              </w:rPr>
            </w:pPr>
          </w:p>
        </w:tc>
      </w:tr>
      <w:tr w:rsidR="008C1E45" w:rsidRPr="00132907" w14:paraId="4F7CF0F5" w14:textId="77777777" w:rsidTr="00E076DB">
        <w:trPr>
          <w:trHeight w:val="255"/>
          <w:jc w:val="center"/>
        </w:trPr>
        <w:tc>
          <w:tcPr>
            <w:tcW w:w="1129" w:type="dxa"/>
            <w:vAlign w:val="center"/>
            <w:hideMark/>
          </w:tcPr>
          <w:p w14:paraId="59C52DCD"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7C7B00AA"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15D568E1"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3725419A"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2B527DD3"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16B1C911"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3D7B5A9B"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564" w:type="dxa"/>
            <w:vAlign w:val="center"/>
          </w:tcPr>
          <w:p w14:paraId="404FC673" w14:textId="77777777" w:rsidR="008C1E45" w:rsidRPr="00132907" w:rsidRDefault="008C1E45" w:rsidP="003B6432">
            <w:pPr>
              <w:spacing w:after="200" w:line="240" w:lineRule="auto"/>
              <w:rPr>
                <w:rFonts w:ascii="Arial" w:hAnsi="Arial" w:cs="Arial"/>
              </w:rPr>
            </w:pPr>
          </w:p>
        </w:tc>
      </w:tr>
      <w:tr w:rsidR="008C1E45" w:rsidRPr="00132907" w14:paraId="671B56A6" w14:textId="77777777" w:rsidTr="00E076DB">
        <w:trPr>
          <w:trHeight w:val="255"/>
          <w:jc w:val="center"/>
        </w:trPr>
        <w:tc>
          <w:tcPr>
            <w:tcW w:w="1129" w:type="dxa"/>
            <w:vAlign w:val="center"/>
            <w:hideMark/>
          </w:tcPr>
          <w:p w14:paraId="0734D647"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110D0B28"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3C71BB33"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722759CF"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6AAD4292"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13DFDC4B"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0E12E963"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06904107" w14:textId="77777777" w:rsidR="008C1E45" w:rsidRPr="00132907" w:rsidRDefault="008C1E45" w:rsidP="003B6432">
            <w:pPr>
              <w:spacing w:after="200" w:line="240" w:lineRule="auto"/>
              <w:jc w:val="center"/>
              <w:rPr>
                <w:rFonts w:ascii="Arial" w:hAnsi="Arial" w:cs="Arial"/>
              </w:rPr>
            </w:pPr>
          </w:p>
        </w:tc>
      </w:tr>
      <w:tr w:rsidR="008C1E45" w:rsidRPr="00132907" w14:paraId="3DB4B394" w14:textId="77777777" w:rsidTr="00E076DB">
        <w:trPr>
          <w:trHeight w:val="255"/>
          <w:jc w:val="center"/>
        </w:trPr>
        <w:tc>
          <w:tcPr>
            <w:tcW w:w="1129" w:type="dxa"/>
            <w:vAlign w:val="center"/>
            <w:hideMark/>
          </w:tcPr>
          <w:p w14:paraId="1ED8057C"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60571E17"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092A5377"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37D0C06B"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5E728796"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6AC8609A"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242EEF5B" w14:textId="77777777" w:rsidR="008C1E45" w:rsidRPr="00132907" w:rsidRDefault="008C1E45" w:rsidP="003B6432">
            <w:pPr>
              <w:spacing w:after="200" w:line="240" w:lineRule="auto"/>
              <w:jc w:val="center"/>
              <w:rPr>
                <w:rFonts w:ascii="Arial" w:hAnsi="Arial" w:cs="Arial"/>
              </w:rPr>
            </w:pPr>
            <w:r w:rsidRPr="00132907">
              <w:rPr>
                <w:rFonts w:ascii="Arial" w:hAnsi="Arial" w:cs="Arial"/>
              </w:rPr>
              <w:t> </w:t>
            </w:r>
          </w:p>
        </w:tc>
        <w:tc>
          <w:tcPr>
            <w:tcW w:w="1564" w:type="dxa"/>
            <w:vAlign w:val="center"/>
          </w:tcPr>
          <w:p w14:paraId="37A12FD4" w14:textId="77777777" w:rsidR="008C1E45" w:rsidRPr="00132907" w:rsidRDefault="008C1E45" w:rsidP="003B6432">
            <w:pPr>
              <w:spacing w:after="200" w:line="240" w:lineRule="auto"/>
              <w:jc w:val="center"/>
              <w:rPr>
                <w:rFonts w:ascii="Arial" w:hAnsi="Arial" w:cs="Arial"/>
              </w:rPr>
            </w:pPr>
          </w:p>
        </w:tc>
      </w:tr>
      <w:tr w:rsidR="008C1E45" w:rsidRPr="00132907" w14:paraId="20A7E3D3" w14:textId="77777777" w:rsidTr="00E076DB">
        <w:trPr>
          <w:trHeight w:val="255"/>
          <w:jc w:val="center"/>
        </w:trPr>
        <w:tc>
          <w:tcPr>
            <w:tcW w:w="1129" w:type="dxa"/>
            <w:vAlign w:val="center"/>
            <w:hideMark/>
          </w:tcPr>
          <w:p w14:paraId="585A0D41"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11BB6450"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5D04018A"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7DBBF8F9"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2F4B739A"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7C9E9A42"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6B90C278" w14:textId="77777777" w:rsidR="008C1E45" w:rsidRPr="00132907" w:rsidRDefault="008C1E45" w:rsidP="003B6432">
            <w:pPr>
              <w:spacing w:after="200" w:line="240" w:lineRule="auto"/>
              <w:jc w:val="center"/>
              <w:rPr>
                <w:rFonts w:ascii="Arial" w:hAnsi="Arial" w:cs="Arial"/>
              </w:rPr>
            </w:pPr>
            <w:r w:rsidRPr="00132907">
              <w:rPr>
                <w:rFonts w:ascii="Arial" w:hAnsi="Arial" w:cs="Arial"/>
              </w:rPr>
              <w:t> </w:t>
            </w:r>
          </w:p>
        </w:tc>
        <w:tc>
          <w:tcPr>
            <w:tcW w:w="1564" w:type="dxa"/>
            <w:vAlign w:val="center"/>
          </w:tcPr>
          <w:p w14:paraId="2B817666" w14:textId="77777777" w:rsidR="008C1E45" w:rsidRPr="00132907" w:rsidRDefault="008C1E45" w:rsidP="003B6432">
            <w:pPr>
              <w:spacing w:after="200" w:line="240" w:lineRule="auto"/>
              <w:jc w:val="center"/>
              <w:rPr>
                <w:rFonts w:ascii="Arial" w:hAnsi="Arial" w:cs="Arial"/>
              </w:rPr>
            </w:pPr>
          </w:p>
        </w:tc>
      </w:tr>
      <w:tr w:rsidR="008C1E45" w:rsidRPr="00132907" w14:paraId="286A3DED" w14:textId="77777777" w:rsidTr="00E076DB">
        <w:trPr>
          <w:trHeight w:val="255"/>
          <w:jc w:val="center"/>
        </w:trPr>
        <w:tc>
          <w:tcPr>
            <w:tcW w:w="1129" w:type="dxa"/>
            <w:vAlign w:val="center"/>
            <w:hideMark/>
          </w:tcPr>
          <w:p w14:paraId="63DBD50A"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0388D41A"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333D9967"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5D32C17C"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7F358D4E"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447AF2AE"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3BBCD51A"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564822C2" w14:textId="77777777" w:rsidR="008C1E45" w:rsidRPr="00132907" w:rsidRDefault="008C1E45" w:rsidP="003B6432">
            <w:pPr>
              <w:spacing w:after="200" w:line="240" w:lineRule="auto"/>
              <w:jc w:val="center"/>
              <w:rPr>
                <w:rFonts w:ascii="Arial" w:hAnsi="Arial" w:cs="Arial"/>
              </w:rPr>
            </w:pPr>
          </w:p>
        </w:tc>
      </w:tr>
      <w:tr w:rsidR="008C1E45" w:rsidRPr="00132907" w14:paraId="28E79CA6" w14:textId="77777777" w:rsidTr="00E076DB">
        <w:trPr>
          <w:trHeight w:val="255"/>
          <w:jc w:val="center"/>
        </w:trPr>
        <w:tc>
          <w:tcPr>
            <w:tcW w:w="1129" w:type="dxa"/>
            <w:vAlign w:val="center"/>
            <w:hideMark/>
          </w:tcPr>
          <w:p w14:paraId="0ED67196"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53D03BB7"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768FCC78"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05A41481"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02B3448D"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325984BA"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2F45B38F"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20063338" w14:textId="77777777" w:rsidR="008C1E45" w:rsidRPr="00132907" w:rsidRDefault="008C1E45" w:rsidP="003B6432">
            <w:pPr>
              <w:spacing w:after="200" w:line="240" w:lineRule="auto"/>
              <w:jc w:val="center"/>
              <w:rPr>
                <w:rFonts w:ascii="Arial" w:hAnsi="Arial" w:cs="Arial"/>
              </w:rPr>
            </w:pPr>
          </w:p>
        </w:tc>
      </w:tr>
      <w:tr w:rsidR="008C1E45" w:rsidRPr="00132907" w14:paraId="5D65162A" w14:textId="77777777" w:rsidTr="00E076DB">
        <w:trPr>
          <w:trHeight w:val="255"/>
          <w:jc w:val="center"/>
        </w:trPr>
        <w:tc>
          <w:tcPr>
            <w:tcW w:w="1129" w:type="dxa"/>
            <w:vAlign w:val="center"/>
            <w:hideMark/>
          </w:tcPr>
          <w:p w14:paraId="587153B6"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851" w:type="dxa"/>
            <w:vAlign w:val="center"/>
            <w:hideMark/>
          </w:tcPr>
          <w:p w14:paraId="0EA54AEE"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422" w:type="dxa"/>
            <w:vAlign w:val="center"/>
            <w:hideMark/>
          </w:tcPr>
          <w:p w14:paraId="76384FD2"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134" w:type="dxa"/>
            <w:vAlign w:val="center"/>
            <w:hideMark/>
          </w:tcPr>
          <w:p w14:paraId="695B1071" w14:textId="77777777" w:rsidR="008C1E45" w:rsidRPr="00132907" w:rsidRDefault="008C1E45" w:rsidP="003B6432">
            <w:pPr>
              <w:spacing w:after="200" w:line="240" w:lineRule="auto"/>
              <w:rPr>
                <w:rFonts w:ascii="Arial" w:hAnsi="Arial" w:cs="Arial"/>
              </w:rPr>
            </w:pPr>
            <w:r w:rsidRPr="00132907">
              <w:rPr>
                <w:rFonts w:ascii="Arial" w:hAnsi="Arial" w:cs="Arial"/>
              </w:rPr>
              <w:t> </w:t>
            </w:r>
          </w:p>
        </w:tc>
        <w:tc>
          <w:tcPr>
            <w:tcW w:w="1271" w:type="dxa"/>
            <w:vAlign w:val="center"/>
            <w:hideMark/>
          </w:tcPr>
          <w:p w14:paraId="6592A148"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997" w:type="dxa"/>
            <w:vAlign w:val="center"/>
            <w:hideMark/>
          </w:tcPr>
          <w:p w14:paraId="45422604" w14:textId="77777777" w:rsidR="008C1E45" w:rsidRPr="00132907" w:rsidRDefault="008C1E45" w:rsidP="003B6432">
            <w:pPr>
              <w:spacing w:after="200" w:line="240" w:lineRule="auto"/>
              <w:rPr>
                <w:rFonts w:ascii="Arial" w:hAnsi="Arial" w:cs="Arial"/>
                <w:b/>
              </w:rPr>
            </w:pPr>
            <w:r w:rsidRPr="00132907">
              <w:rPr>
                <w:rFonts w:ascii="Arial" w:hAnsi="Arial" w:cs="Arial"/>
                <w:b/>
              </w:rPr>
              <w:t> </w:t>
            </w:r>
          </w:p>
        </w:tc>
        <w:tc>
          <w:tcPr>
            <w:tcW w:w="1276" w:type="dxa"/>
            <w:vAlign w:val="center"/>
            <w:hideMark/>
          </w:tcPr>
          <w:p w14:paraId="15B93FA6" w14:textId="77777777" w:rsidR="008C1E45" w:rsidRPr="00132907" w:rsidRDefault="008C1E45" w:rsidP="003B6432">
            <w:pPr>
              <w:spacing w:after="200" w:line="240" w:lineRule="auto"/>
              <w:jc w:val="center"/>
              <w:rPr>
                <w:rFonts w:ascii="Arial" w:hAnsi="Arial" w:cs="Arial"/>
              </w:rPr>
            </w:pPr>
          </w:p>
        </w:tc>
        <w:tc>
          <w:tcPr>
            <w:tcW w:w="1564" w:type="dxa"/>
            <w:vAlign w:val="center"/>
          </w:tcPr>
          <w:p w14:paraId="7ECB6EC2" w14:textId="77777777" w:rsidR="008C1E45" w:rsidRPr="00132907" w:rsidRDefault="008C1E45" w:rsidP="003B6432">
            <w:pPr>
              <w:spacing w:after="200" w:line="240" w:lineRule="auto"/>
              <w:jc w:val="center"/>
              <w:rPr>
                <w:rFonts w:ascii="Arial" w:hAnsi="Arial" w:cs="Arial"/>
              </w:rPr>
            </w:pPr>
          </w:p>
        </w:tc>
      </w:tr>
    </w:tbl>
    <w:p w14:paraId="0A1035AF" w14:textId="77777777" w:rsidR="008C1E45" w:rsidRPr="00132907" w:rsidRDefault="008C1E45" w:rsidP="008C1E45">
      <w:pPr>
        <w:rPr>
          <w:rFonts w:ascii="Arial" w:hAnsi="Arial" w:cs="Arial"/>
          <w:b/>
          <w:bCs/>
          <w:color w:val="0000FF"/>
        </w:rPr>
      </w:pPr>
    </w:p>
    <w:bookmarkEnd w:id="136"/>
    <w:p w14:paraId="20EF5E6B" w14:textId="77777777" w:rsidR="001D1672" w:rsidRPr="00132907" w:rsidRDefault="001D1672" w:rsidP="001D1672">
      <w:pPr>
        <w:jc w:val="both"/>
        <w:rPr>
          <w:rFonts w:ascii="Arial" w:hAnsi="Arial" w:cs="Arial"/>
        </w:rPr>
      </w:pPr>
      <w:r w:rsidRPr="00132907">
        <w:rPr>
          <w:rFonts w:ascii="Arial" w:hAnsi="Arial" w:cs="Arial"/>
        </w:rPr>
        <w:t xml:space="preserve">If Tenderers intend to use own background software, models and/or data corresponding to existing Intellectual Property Rights owned by them or by a proposed Subcontractor or by any </w:t>
      </w:r>
      <w:r w:rsidRPr="00132907">
        <w:rPr>
          <w:rFonts w:ascii="Arial" w:hAnsi="Arial" w:cs="Arial"/>
        </w:rPr>
        <w:lastRenderedPageBreak/>
        <w:t>other Third Party(ies), to complete the Contract or if it is required for the use and modification of any product, application, result due under the Contract and, generally of any deliverable of the present Contract, including for their reproduction, operation, validation, distribution and sublicensing and they are to be delivered to the Agency to enable it to complete the Contract or to use and modify any product, application, result due under the Contract and, generally any</w:t>
      </w:r>
    </w:p>
    <w:p w14:paraId="6F8F9914" w14:textId="77777777" w:rsidR="001D1672" w:rsidRPr="00132907" w:rsidRDefault="001D1672" w:rsidP="001D1672">
      <w:pPr>
        <w:jc w:val="both"/>
        <w:rPr>
          <w:rFonts w:ascii="Arial" w:hAnsi="Arial" w:cs="Arial"/>
        </w:rPr>
      </w:pPr>
    </w:p>
    <w:p w14:paraId="100CCD7B" w14:textId="77777777" w:rsidR="001D1672" w:rsidRPr="00132907" w:rsidRDefault="001D1672" w:rsidP="001D1672">
      <w:pPr>
        <w:jc w:val="both"/>
        <w:rPr>
          <w:rFonts w:ascii="Arial" w:hAnsi="Arial" w:cs="Arial"/>
        </w:rPr>
      </w:pPr>
    </w:p>
    <w:p w14:paraId="642A17F2" w14:textId="77777777" w:rsidR="001D1672" w:rsidRPr="00132907" w:rsidRDefault="001D1672" w:rsidP="001D1672">
      <w:pPr>
        <w:jc w:val="both"/>
        <w:rPr>
          <w:rFonts w:ascii="Arial" w:hAnsi="Arial" w:cs="Arial"/>
        </w:rPr>
      </w:pPr>
      <w:bookmarkStart w:id="138" w:name="_Hlk185323331"/>
      <w:bookmarkStart w:id="139" w:name="_Hlk185322876"/>
      <w:r w:rsidRPr="00132907">
        <w:rPr>
          <w:rFonts w:ascii="Arial" w:hAnsi="Arial" w:cs="Arial"/>
        </w:rPr>
        <w:t xml:space="preserve">deliverable, including for their reproduction, operation, validation, distribution and sublicensing, this shall be clearly stated in the tender and the dedicated table </w:t>
      </w:r>
      <w:bookmarkEnd w:id="138"/>
      <w:r w:rsidRPr="00132907">
        <w:rPr>
          <w:rFonts w:ascii="Arial" w:hAnsi="Arial" w:cs="Arial"/>
        </w:rPr>
        <w:t>“List of Items covered by Background Intellectual Property Rights (BIPR) which are proposed to be used for the present activity”. The Agency reserves the right to challenge, the BIPR claimed by the Tenderers in their tender and in the mentioned table.</w:t>
      </w:r>
    </w:p>
    <w:p w14:paraId="3DE59587" w14:textId="77777777" w:rsidR="001D1672" w:rsidRPr="00132907" w:rsidRDefault="001D1672" w:rsidP="001D1672">
      <w:pPr>
        <w:jc w:val="both"/>
        <w:rPr>
          <w:rFonts w:ascii="Arial" w:hAnsi="Arial" w:cs="Arial"/>
        </w:rPr>
      </w:pPr>
    </w:p>
    <w:p w14:paraId="2BA62420" w14:textId="77777777" w:rsidR="001D1672" w:rsidRPr="00132907" w:rsidRDefault="001D1672" w:rsidP="001D16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IF applicable, as per agreement at Pre-TEB</w:t>
      </w:r>
      <w:r w:rsidRPr="00132907">
        <w:rPr>
          <w:rFonts w:ascii="Arial" w:hAnsi="Arial" w:cs="Arial"/>
          <w:b/>
          <w:bCs/>
          <w:color w:val="2718F0"/>
        </w:rPr>
        <w:t>]</w:t>
      </w:r>
    </w:p>
    <w:p w14:paraId="1FC4AF6D" w14:textId="77777777" w:rsidR="001D1672" w:rsidRPr="00132907" w:rsidRDefault="001D1672" w:rsidP="001D1672">
      <w:pPr>
        <w:ind w:left="567" w:hanging="425"/>
        <w:jc w:val="both"/>
        <w:rPr>
          <w:rFonts w:ascii="Arial" w:hAnsi="Arial" w:cs="Arial"/>
          <w:color w:val="2718F0"/>
        </w:rPr>
      </w:pPr>
      <w:r w:rsidRPr="00132907">
        <w:rPr>
          <w:rFonts w:ascii="Arial" w:hAnsi="Arial" w:cs="Arial"/>
          <w:color w:val="2718F0"/>
        </w:rPr>
        <w:t>-</w:t>
      </w:r>
      <w:r w:rsidRPr="00132907">
        <w:rPr>
          <w:rFonts w:ascii="Arial" w:hAnsi="Arial" w:cs="Arial"/>
        </w:rPr>
        <w:tab/>
      </w:r>
      <w:r w:rsidRPr="00132907">
        <w:rPr>
          <w:rFonts w:ascii="Arial" w:hAnsi="Arial" w:cs="Arial"/>
          <w:color w:val="2718F0"/>
        </w:rPr>
        <w:t>the following additional item(s) shall be provided …</w:t>
      </w:r>
    </w:p>
    <w:p w14:paraId="578AAD3B" w14:textId="77777777" w:rsidR="001D1672" w:rsidRPr="00132907" w:rsidRDefault="001D1672" w:rsidP="001D1672">
      <w:pPr>
        <w:ind w:left="567" w:hanging="425"/>
        <w:jc w:val="both"/>
        <w:rPr>
          <w:rFonts w:ascii="Arial" w:hAnsi="Arial" w:cs="Arial"/>
          <w:color w:val="2718F0"/>
        </w:rPr>
      </w:pPr>
      <w:r w:rsidRPr="00132907">
        <w:rPr>
          <w:rFonts w:ascii="Arial" w:hAnsi="Arial" w:cs="Arial"/>
          <w:color w:val="2718F0"/>
        </w:rPr>
        <w:t>-</w:t>
      </w:r>
      <w:r w:rsidRPr="00132907">
        <w:rPr>
          <w:rFonts w:ascii="Arial" w:hAnsi="Arial" w:cs="Arial"/>
        </w:rPr>
        <w:tab/>
      </w:r>
      <w:r w:rsidRPr="00132907">
        <w:rPr>
          <w:rFonts w:ascii="Arial" w:hAnsi="Arial" w:cs="Arial"/>
          <w:color w:val="2718F0"/>
        </w:rPr>
        <w:t>Tenderers shall provide a draft test matrix indicating …</w:t>
      </w:r>
    </w:p>
    <w:p w14:paraId="7E2498F5" w14:textId="77777777" w:rsidR="001D1672" w:rsidRPr="00132907" w:rsidRDefault="001D1672" w:rsidP="001D1672">
      <w:pPr>
        <w:ind w:left="567" w:hanging="425"/>
        <w:jc w:val="both"/>
        <w:rPr>
          <w:rFonts w:ascii="Arial" w:hAnsi="Arial" w:cs="Arial"/>
          <w:color w:val="2718F0"/>
        </w:rPr>
      </w:pPr>
      <w:r w:rsidRPr="00132907">
        <w:rPr>
          <w:rFonts w:ascii="Arial" w:hAnsi="Arial" w:cs="Arial"/>
          <w:color w:val="2718F0"/>
        </w:rPr>
        <w:t>-</w:t>
      </w:r>
      <w:r w:rsidRPr="00132907">
        <w:rPr>
          <w:rFonts w:ascii="Arial" w:hAnsi="Arial" w:cs="Arial"/>
        </w:rPr>
        <w:tab/>
      </w:r>
      <w:r w:rsidRPr="00132907">
        <w:rPr>
          <w:rFonts w:ascii="Arial" w:hAnsi="Arial" w:cs="Arial"/>
          <w:color w:val="2718F0"/>
        </w:rPr>
        <w:t>etc.</w:t>
      </w:r>
    </w:p>
    <w:p w14:paraId="5D0CD7C1" w14:textId="77777777" w:rsidR="001D1672" w:rsidRPr="00132907" w:rsidRDefault="001D1672" w:rsidP="001D1672">
      <w:pPr>
        <w:jc w:val="both"/>
        <w:rPr>
          <w:rFonts w:ascii="Arial" w:eastAsia="Arial" w:hAnsi="Arial" w:cs="Arial"/>
          <w:b/>
          <w:bCs/>
        </w:rPr>
      </w:pPr>
      <w:r w:rsidRPr="00132907">
        <w:rPr>
          <w:rFonts w:ascii="Arial" w:hAnsi="Arial" w:cs="Arial"/>
          <w:b/>
          <w:bCs/>
          <w:color w:val="2718F0"/>
        </w:rPr>
        <w:t>[END OPTION]</w:t>
      </w:r>
      <w:bookmarkStart w:id="140" w:name="_Toc181006025"/>
      <w:bookmarkStart w:id="141" w:name="_Toc181351760"/>
      <w:bookmarkStart w:id="142" w:name="_Toc181375280"/>
    </w:p>
    <w:p w14:paraId="50BDDE8E" w14:textId="77777777" w:rsidR="001D1672" w:rsidRPr="00132907" w:rsidRDefault="001D1672" w:rsidP="001D1672">
      <w:pPr>
        <w:jc w:val="both"/>
        <w:rPr>
          <w:rFonts w:ascii="Arial" w:eastAsia="Arial" w:hAnsi="Arial" w:cs="Arial"/>
        </w:rPr>
      </w:pPr>
    </w:p>
    <w:p w14:paraId="1F0FC674" w14:textId="77777777" w:rsidR="001D1672" w:rsidRPr="00132907" w:rsidRDefault="001D1672" w:rsidP="001D1672">
      <w:pPr>
        <w:pStyle w:val="Heading2"/>
        <w:numPr>
          <w:ilvl w:val="1"/>
          <w:numId w:val="36"/>
        </w:numPr>
        <w:tabs>
          <w:tab w:val="num" w:pos="360"/>
        </w:tabs>
        <w:spacing w:before="0"/>
        <w:ind w:left="0" w:firstLine="0"/>
        <w:rPr>
          <w:rFonts w:ascii="Arial" w:hAnsi="Arial" w:cs="Arial"/>
          <w:b/>
          <w:bCs/>
          <w:color w:val="auto"/>
          <w:sz w:val="24"/>
          <w:szCs w:val="24"/>
          <w:u w:val="single"/>
        </w:rPr>
      </w:pPr>
      <w:bookmarkStart w:id="143" w:name="_Toc185255763"/>
      <w:bookmarkStart w:id="144" w:name="_Toc188889923"/>
      <w:r w:rsidRPr="00132907">
        <w:rPr>
          <w:rFonts w:ascii="Arial" w:hAnsi="Arial" w:cs="Arial"/>
          <w:b/>
          <w:bCs/>
          <w:color w:val="auto"/>
          <w:sz w:val="24"/>
          <w:szCs w:val="24"/>
          <w:u w:val="single"/>
        </w:rPr>
        <w:t>Management &amp; Administrative Proposal</w:t>
      </w:r>
      <w:bookmarkEnd w:id="140"/>
      <w:bookmarkEnd w:id="141"/>
      <w:bookmarkEnd w:id="142"/>
      <w:bookmarkEnd w:id="143"/>
      <w:bookmarkEnd w:id="144"/>
    </w:p>
    <w:p w14:paraId="3B3D13F4" w14:textId="77777777" w:rsidR="001D1672" w:rsidRPr="00132907" w:rsidRDefault="001D1672" w:rsidP="001D1672">
      <w:pPr>
        <w:rPr>
          <w:rFonts w:ascii="Arial" w:hAnsi="Arial" w:cs="Arial"/>
        </w:rPr>
      </w:pPr>
    </w:p>
    <w:p w14:paraId="313339E1" w14:textId="5F6ED034" w:rsidR="001D1672" w:rsidRPr="00132907" w:rsidRDefault="001D1672" w:rsidP="001D1672">
      <w:pPr>
        <w:jc w:val="both"/>
        <w:rPr>
          <w:rFonts w:ascii="Arial" w:hAnsi="Arial" w:cs="Arial"/>
          <w:b/>
          <w:bCs/>
        </w:rPr>
      </w:pPr>
      <w:r w:rsidRPr="00132907">
        <w:rPr>
          <w:rFonts w:ascii="Arial" w:hAnsi="Arial" w:cs="Arial"/>
        </w:rPr>
        <w:t>Should the tenderer need further clarification on some of the information requested, they may refer to the guidelines in Volume 2, available in (</w:t>
      </w:r>
      <w:hyperlink r:id="rId19">
        <w:r w:rsidRPr="00132907">
          <w:rPr>
            <w:rStyle w:val="Hyperlink"/>
            <w:rFonts w:ascii="Arial" w:hAnsi="Arial" w:cs="Arial"/>
            <w:color w:val="0000FF"/>
          </w:rPr>
          <w:t>https://esastar-publication.sso.esa.int/supportingDocumentation/details/46</w:t>
        </w:r>
      </w:hyperlink>
      <w:r w:rsidRPr="00132907">
        <w:rPr>
          <w:rFonts w:ascii="Arial" w:hAnsi="Arial" w:cs="Arial"/>
        </w:rPr>
        <w:t>).</w:t>
      </w:r>
    </w:p>
    <w:p w14:paraId="15403619" w14:textId="77777777" w:rsidR="001D1672" w:rsidRPr="00132907" w:rsidRDefault="001D1672" w:rsidP="001D1672">
      <w:pPr>
        <w:jc w:val="both"/>
        <w:rPr>
          <w:rFonts w:ascii="Arial" w:hAnsi="Arial" w:cs="Arial"/>
        </w:rPr>
      </w:pPr>
      <w:r w:rsidRPr="00132907">
        <w:rPr>
          <w:rFonts w:ascii="Arial" w:hAnsi="Arial" w:cs="Arial"/>
          <w:b/>
          <w:bCs/>
          <w:color w:val="2718F0"/>
        </w:rPr>
        <w:t xml:space="preserve">[OPTION] </w:t>
      </w:r>
      <w:r w:rsidRPr="00132907">
        <w:rPr>
          <w:rFonts w:ascii="Arial" w:hAnsi="Arial" w:cs="Arial"/>
        </w:rPr>
        <w:t>Tenderers shall present the participating company(ies) and their organisational structure including key company details such as number of employees, turnover and ownership.</w:t>
      </w:r>
      <w:r w:rsidRPr="00132907">
        <w:rPr>
          <w:rFonts w:ascii="Arial" w:hAnsi="Arial" w:cs="Arial"/>
          <w:color w:val="2718F0"/>
        </w:rPr>
        <w:t xml:space="preserve"> </w:t>
      </w:r>
      <w:r w:rsidRPr="00132907">
        <w:rPr>
          <w:rFonts w:ascii="Arial" w:hAnsi="Arial" w:cs="Arial"/>
          <w:b/>
          <w:bCs/>
          <w:color w:val="2718F0"/>
        </w:rPr>
        <w:t>[END OPTION]</w:t>
      </w:r>
    </w:p>
    <w:p w14:paraId="5B6809E3" w14:textId="77777777" w:rsidR="001D1672" w:rsidRPr="00132907" w:rsidRDefault="001D1672" w:rsidP="001D1672">
      <w:pPr>
        <w:jc w:val="both"/>
        <w:rPr>
          <w:rFonts w:ascii="Arial" w:hAnsi="Arial" w:cs="Arial"/>
        </w:rPr>
      </w:pPr>
      <w:r w:rsidRPr="00132907">
        <w:rPr>
          <w:rFonts w:ascii="Arial" w:hAnsi="Arial" w:cs="Arial"/>
        </w:rPr>
        <w:t>Tenderers shall describe the relevant background of the participating company(ies) and the relevant experience that the Proposed Project Team has for the performance of the work.</w:t>
      </w:r>
    </w:p>
    <w:p w14:paraId="41503B22" w14:textId="77777777" w:rsidR="001D1672" w:rsidRPr="00132907" w:rsidRDefault="001D1672" w:rsidP="001D1672">
      <w:pPr>
        <w:jc w:val="both"/>
        <w:rPr>
          <w:rFonts w:ascii="Arial" w:hAnsi="Arial" w:cs="Arial"/>
        </w:rPr>
      </w:pPr>
      <w:r w:rsidRPr="00132907">
        <w:rPr>
          <w:rFonts w:ascii="Arial" w:hAnsi="Arial" w:cs="Arial"/>
        </w:rPr>
        <w:t>Tenderers shall provide a summary description of any activity (including ESA Contracts) that any entity of the Proposed Project Team has been involved in that are relevant to the performance of the work (showing direct and indirect results achieved through such activities and lessons learned).</w:t>
      </w:r>
    </w:p>
    <w:p w14:paraId="3DF94FE2" w14:textId="77777777" w:rsidR="001D1672" w:rsidRPr="00132907" w:rsidRDefault="001D1672" w:rsidP="001D1672">
      <w:pPr>
        <w:jc w:val="both"/>
        <w:rPr>
          <w:rFonts w:ascii="Arial" w:hAnsi="Arial" w:cs="Arial"/>
        </w:rPr>
      </w:pPr>
    </w:p>
    <w:p w14:paraId="207A6459"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45" w:name="_Toc181351761"/>
      <w:bookmarkStart w:id="146" w:name="_Toc181375281"/>
      <w:bookmarkStart w:id="147" w:name="_Toc185255764"/>
      <w:bookmarkStart w:id="148" w:name="_Toc188889924"/>
      <w:r w:rsidRPr="00132907">
        <w:rPr>
          <w:rFonts w:ascii="Arial" w:eastAsia="Arial" w:hAnsi="Arial" w:cs="Arial"/>
          <w:color w:val="auto"/>
          <w:u w:val="single"/>
        </w:rPr>
        <w:t>Organisation and management of the activity</w:t>
      </w:r>
      <w:bookmarkEnd w:id="145"/>
      <w:bookmarkEnd w:id="146"/>
      <w:bookmarkEnd w:id="147"/>
      <w:bookmarkEnd w:id="148"/>
    </w:p>
    <w:p w14:paraId="12687C9B" w14:textId="77777777" w:rsidR="001D1672" w:rsidRPr="00132907" w:rsidRDefault="001D1672" w:rsidP="001D1672">
      <w:pPr>
        <w:rPr>
          <w:rFonts w:ascii="Arial" w:hAnsi="Arial" w:cs="Arial"/>
        </w:rPr>
      </w:pPr>
    </w:p>
    <w:p w14:paraId="4D810AB8" w14:textId="77777777"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49" w:name="_Toc181006026"/>
      <w:bookmarkStart w:id="150" w:name="_Toc181351762"/>
      <w:bookmarkStart w:id="151" w:name="_Toc181375282"/>
      <w:r w:rsidRPr="00132907">
        <w:rPr>
          <w:rFonts w:ascii="Arial" w:eastAsia="Arial" w:hAnsi="Arial" w:cs="Arial"/>
        </w:rPr>
        <w:t>Tenderers shall present the project team and the structure of the project organisation and, where it is proposed to subcontract part of the work, the industrial structure of the consortium. The industrial structure shall demonstrate all contractual links, which imply lines of communications and reporting, between the different tiers of Subcontractors up to the Contractor.</w:t>
      </w:r>
      <w:bookmarkEnd w:id="149"/>
      <w:bookmarkEnd w:id="150"/>
      <w:bookmarkEnd w:id="151"/>
    </w:p>
    <w:p w14:paraId="6A850876" w14:textId="77777777" w:rsidR="001D1672" w:rsidRPr="00132907" w:rsidRDefault="001D1672" w:rsidP="001D1672">
      <w:pPr>
        <w:jc w:val="both"/>
        <w:rPr>
          <w:rFonts w:ascii="Arial" w:eastAsia="Arial" w:hAnsi="Arial" w:cs="Arial"/>
        </w:rPr>
      </w:pPr>
    </w:p>
    <w:p w14:paraId="0CA28BFC" w14:textId="77777777"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52" w:name="_Toc181006027"/>
      <w:bookmarkStart w:id="153" w:name="_Toc181351763"/>
      <w:bookmarkStart w:id="154" w:name="_Toc181375283"/>
      <w:r w:rsidRPr="00132907">
        <w:rPr>
          <w:rFonts w:ascii="Arial" w:eastAsia="Arial" w:hAnsi="Arial" w:cs="Arial"/>
        </w:rPr>
        <w:t>Tenderers shall provide a statement of compliance with the management requirements of the Tender Action.</w:t>
      </w:r>
      <w:bookmarkEnd w:id="152"/>
      <w:bookmarkEnd w:id="153"/>
      <w:bookmarkEnd w:id="154"/>
    </w:p>
    <w:bookmarkEnd w:id="139"/>
    <w:p w14:paraId="52E0F25A" w14:textId="77777777" w:rsidR="001D1672" w:rsidRPr="00132907" w:rsidRDefault="001D1672" w:rsidP="001D1672">
      <w:pPr>
        <w:rPr>
          <w:rFonts w:ascii="Arial" w:hAnsi="Arial" w:cs="Arial"/>
        </w:rPr>
      </w:pPr>
      <w:r w:rsidRPr="00132907">
        <w:rPr>
          <w:rFonts w:ascii="Arial" w:hAnsi="Arial" w:cs="Arial"/>
        </w:rPr>
        <w:br w:type="page"/>
      </w:r>
    </w:p>
    <w:p w14:paraId="14A49E82" w14:textId="77777777" w:rsidR="001D1672" w:rsidRPr="00132907" w:rsidRDefault="001D1672" w:rsidP="001D1672">
      <w:pPr>
        <w:jc w:val="both"/>
        <w:rPr>
          <w:rFonts w:ascii="Arial" w:hAnsi="Arial" w:cs="Arial"/>
          <w:color w:val="2718F0"/>
        </w:rPr>
      </w:pPr>
      <w:bookmarkStart w:id="155" w:name="_Hlk130376491"/>
      <w:r w:rsidRPr="00132907">
        <w:rPr>
          <w:rFonts w:ascii="Arial" w:hAnsi="Arial" w:cs="Arial"/>
          <w:b/>
          <w:bCs/>
          <w:color w:val="2718F0"/>
        </w:rPr>
        <w:lastRenderedPageBreak/>
        <w:t xml:space="preserve">[OPTION: </w:t>
      </w:r>
      <w:r w:rsidRPr="00132907">
        <w:rPr>
          <w:rFonts w:ascii="Arial" w:hAnsi="Arial" w:cs="Arial"/>
          <w:color w:val="2718F0"/>
        </w:rPr>
        <w:t>to be used when description of facilities is required</w:t>
      </w:r>
      <w:r w:rsidRPr="00132907">
        <w:rPr>
          <w:rFonts w:ascii="Arial" w:hAnsi="Arial" w:cs="Arial"/>
          <w:b/>
          <w:bCs/>
          <w:color w:val="2718F0"/>
        </w:rPr>
        <w:t>]</w:t>
      </w:r>
    </w:p>
    <w:p w14:paraId="0A6195C1" w14:textId="77777777" w:rsidR="001D1672" w:rsidRPr="00132907" w:rsidRDefault="001D1672" w:rsidP="001D1672">
      <w:pPr>
        <w:pStyle w:val="ListParagraph"/>
        <w:numPr>
          <w:ilvl w:val="3"/>
          <w:numId w:val="36"/>
        </w:numPr>
        <w:spacing w:line="259" w:lineRule="auto"/>
        <w:ind w:left="0" w:firstLine="0"/>
        <w:jc w:val="both"/>
        <w:rPr>
          <w:rFonts w:ascii="Arial" w:eastAsia="Arial" w:hAnsi="Arial" w:cs="Arial"/>
        </w:rPr>
      </w:pPr>
      <w:bookmarkStart w:id="156" w:name="_Toc181006028"/>
      <w:bookmarkStart w:id="157" w:name="_Toc181351764"/>
      <w:bookmarkStart w:id="158" w:name="_Toc181375284"/>
      <w:r w:rsidRPr="00132907">
        <w:rPr>
          <w:rFonts w:ascii="Arial" w:eastAsia="Arial" w:hAnsi="Arial" w:cs="Arial"/>
        </w:rPr>
        <w:t>Tenderers shall submit a brief description of all facilities which are proposed to be used for the work offered, including those facilities that are still to be developed/built and/or purchased, with a statement as to whether the costs of developing/building and/or purchasing the facility are to be directly or indirectly charged to the Contract. Modifications to existing facilities are also to be described. For this purpose, facilities may include, as applicable, hardware, computer software, manufacturing, test equipment, production and integration lines, service centres and infrastructures hosting the user communities. Tenderers shall also describe what means of access to information resources they have, if these are required for the work proposed.</w:t>
      </w:r>
      <w:bookmarkEnd w:id="156"/>
      <w:bookmarkEnd w:id="157"/>
      <w:bookmarkEnd w:id="158"/>
    </w:p>
    <w:p w14:paraId="5CBACD40" w14:textId="77777777" w:rsidR="001D1672" w:rsidRPr="00132907" w:rsidRDefault="001D1672" w:rsidP="001D1672">
      <w:pPr>
        <w:pStyle w:val="ListParagraph"/>
        <w:ind w:left="0"/>
        <w:jc w:val="both"/>
        <w:rPr>
          <w:rFonts w:ascii="Arial" w:eastAsia="Arial" w:hAnsi="Arial" w:cs="Arial"/>
        </w:rPr>
      </w:pPr>
    </w:p>
    <w:p w14:paraId="0560FCAD" w14:textId="77777777" w:rsidR="001D1672" w:rsidRPr="00132907" w:rsidRDefault="001D1672" w:rsidP="001D1672">
      <w:pPr>
        <w:contextualSpacing/>
        <w:jc w:val="both"/>
        <w:rPr>
          <w:rFonts w:ascii="Arial" w:hAnsi="Arial" w:cs="Arial"/>
          <w:b/>
          <w:bCs/>
        </w:rPr>
      </w:pPr>
      <w:r w:rsidRPr="00132907">
        <w:rPr>
          <w:rFonts w:ascii="Arial" w:hAnsi="Arial" w:cs="Arial"/>
          <w:b/>
          <w:bCs/>
          <w:color w:val="2718F0"/>
        </w:rPr>
        <w:t xml:space="preserve">[SUBOPTION: </w:t>
      </w:r>
      <w:r w:rsidRPr="00132907">
        <w:rPr>
          <w:rFonts w:ascii="Arial" w:hAnsi="Arial" w:cs="Arial"/>
          <w:color w:val="2718F0"/>
        </w:rPr>
        <w:t>if the use of test facilities applies to the tender action</w:t>
      </w:r>
      <w:r w:rsidRPr="00132907">
        <w:rPr>
          <w:rFonts w:ascii="Arial" w:hAnsi="Arial" w:cs="Arial"/>
          <w:b/>
          <w:bCs/>
          <w:color w:val="2718F0"/>
        </w:rPr>
        <w:t>]</w:t>
      </w:r>
    </w:p>
    <w:p w14:paraId="74CA25F4"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59" w:name="_Toc181351765"/>
      <w:bookmarkStart w:id="160" w:name="_Toc181375285"/>
      <w:bookmarkStart w:id="161" w:name="_Toc185255765"/>
      <w:bookmarkStart w:id="162" w:name="_Toc188889925"/>
      <w:r w:rsidRPr="00132907">
        <w:rPr>
          <w:rFonts w:ascii="Arial" w:eastAsia="Arial" w:hAnsi="Arial" w:cs="Arial"/>
          <w:color w:val="auto"/>
          <w:u w:val="single"/>
        </w:rPr>
        <w:t>Use of Test Facilities</w:t>
      </w:r>
      <w:bookmarkEnd w:id="159"/>
      <w:bookmarkEnd w:id="160"/>
      <w:bookmarkEnd w:id="161"/>
      <w:bookmarkEnd w:id="162"/>
    </w:p>
    <w:p w14:paraId="0A1EE8D2" w14:textId="77777777" w:rsidR="001D1672" w:rsidRPr="00132907" w:rsidRDefault="001D1672" w:rsidP="001D1672">
      <w:pPr>
        <w:rPr>
          <w:rFonts w:ascii="Arial" w:hAnsi="Arial" w:cs="Arial"/>
        </w:rPr>
      </w:pPr>
    </w:p>
    <w:p w14:paraId="5ED67869" w14:textId="77777777" w:rsidR="001D1672" w:rsidRPr="00132907" w:rsidRDefault="001D1672" w:rsidP="001D1672">
      <w:pPr>
        <w:jc w:val="both"/>
        <w:rPr>
          <w:rFonts w:ascii="Arial" w:hAnsi="Arial" w:cs="Arial"/>
        </w:rPr>
      </w:pPr>
      <w:r w:rsidRPr="00132907">
        <w:rPr>
          <w:rFonts w:ascii="Arial" w:hAnsi="Arial" w:cs="Arial"/>
        </w:rPr>
        <w:t>The Tenderer will be responsible for identifying the test facilities to be used in the programme, for their procurement and for managing the related Contract(s).</w:t>
      </w:r>
    </w:p>
    <w:p w14:paraId="64D62FDB" w14:textId="77777777" w:rsidR="001D1672" w:rsidRPr="00132907" w:rsidRDefault="001D1672" w:rsidP="001D1672">
      <w:pPr>
        <w:jc w:val="both"/>
        <w:rPr>
          <w:rFonts w:ascii="Arial" w:hAnsi="Arial" w:cs="Arial"/>
        </w:rPr>
      </w:pPr>
      <w:r w:rsidRPr="00132907">
        <w:rPr>
          <w:rFonts w:ascii="Arial" w:hAnsi="Arial" w:cs="Arial"/>
        </w:rPr>
        <w:t>As a general rule, the Contractor places a test Contract with the corresponding test centre.</w:t>
      </w:r>
    </w:p>
    <w:p w14:paraId="4663B86A" w14:textId="77777777" w:rsidR="005376FC" w:rsidRPr="00132907" w:rsidRDefault="005376FC" w:rsidP="001D1672">
      <w:pPr>
        <w:jc w:val="both"/>
        <w:rPr>
          <w:rFonts w:ascii="Arial" w:hAnsi="Arial" w:cs="Arial"/>
        </w:rPr>
      </w:pPr>
    </w:p>
    <w:p w14:paraId="07F6CAFD" w14:textId="7B6AAC5F" w:rsidR="001D1672" w:rsidRPr="00132907" w:rsidRDefault="001D1672" w:rsidP="001D1672">
      <w:pPr>
        <w:jc w:val="both"/>
        <w:rPr>
          <w:rFonts w:ascii="Arial" w:hAnsi="Arial" w:cs="Arial"/>
        </w:rPr>
      </w:pPr>
      <w:r w:rsidRPr="00132907">
        <w:rPr>
          <w:rFonts w:ascii="Arial" w:hAnsi="Arial" w:cs="Arial"/>
        </w:rPr>
        <w:t>The Tenderer shall supply at least the following information:</w:t>
      </w:r>
    </w:p>
    <w:p w14:paraId="21D60B00"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sidRPr="00132907">
        <w:rPr>
          <w:rFonts w:ascii="Arial" w:hAnsi="Arial" w:cs="Arial"/>
        </w:rPr>
        <w:t>Identification of proposed/selected facilities;</w:t>
      </w:r>
    </w:p>
    <w:p w14:paraId="2B70D698"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sidRPr="00132907">
        <w:rPr>
          <w:rFonts w:ascii="Arial" w:hAnsi="Arial" w:cs="Arial"/>
        </w:rPr>
        <w:t>The cost for the use (and/or developing/building) of these facilities shall be included in the price quoted;</w:t>
      </w:r>
    </w:p>
    <w:p w14:paraId="22E545A9"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sidRPr="00132907">
        <w:rPr>
          <w:rFonts w:ascii="Arial" w:hAnsi="Arial" w:cs="Arial"/>
        </w:rPr>
        <w:t>Verification of compatibility of test requirements with facility capabilities;</w:t>
      </w:r>
    </w:p>
    <w:p w14:paraId="50AE1FF6"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sidRPr="00132907">
        <w:rPr>
          <w:rFonts w:ascii="Arial" w:hAnsi="Arial" w:cs="Arial"/>
        </w:rPr>
        <w:t>Details of the required tests, test schedule, and availability of facilities;</w:t>
      </w:r>
    </w:p>
    <w:p w14:paraId="430D09B7" w14:textId="77777777" w:rsidR="001D1672" w:rsidRPr="00132907" w:rsidRDefault="001D1672" w:rsidP="001D1672">
      <w:pPr>
        <w:pStyle w:val="ListParagraph"/>
        <w:numPr>
          <w:ilvl w:val="0"/>
          <w:numId w:val="37"/>
        </w:numPr>
        <w:spacing w:after="160" w:line="259" w:lineRule="auto"/>
        <w:ind w:left="990"/>
        <w:jc w:val="both"/>
        <w:rPr>
          <w:rFonts w:ascii="Arial" w:hAnsi="Arial" w:cs="Arial"/>
        </w:rPr>
      </w:pPr>
      <w:r w:rsidRPr="00132907">
        <w:rPr>
          <w:rFonts w:ascii="Arial" w:hAnsi="Arial" w:cs="Arial"/>
        </w:rPr>
        <w:t>Identification of possible back-up facilities.</w:t>
      </w:r>
    </w:p>
    <w:p w14:paraId="663A9A27" w14:textId="77777777" w:rsidR="001D1672" w:rsidRPr="00132907" w:rsidRDefault="001D1672" w:rsidP="001D1672">
      <w:pPr>
        <w:jc w:val="both"/>
        <w:rPr>
          <w:rFonts w:ascii="Arial" w:hAnsi="Arial" w:cs="Arial"/>
        </w:rPr>
      </w:pPr>
      <w:r w:rsidRPr="00132907">
        <w:rPr>
          <w:rFonts w:ascii="Arial" w:hAnsi="Arial" w:cs="Arial"/>
        </w:rPr>
        <w:t>Any modifications to existing facilities need to be described and justified, including costing, also with respect to facilities which might be available.</w:t>
      </w:r>
    </w:p>
    <w:p w14:paraId="63F1E7DD" w14:textId="77777777" w:rsidR="005376FC" w:rsidRPr="00132907" w:rsidRDefault="005376FC" w:rsidP="001D1672">
      <w:pPr>
        <w:jc w:val="both"/>
        <w:rPr>
          <w:rFonts w:ascii="Arial" w:hAnsi="Arial" w:cs="Arial"/>
        </w:rPr>
      </w:pPr>
    </w:p>
    <w:p w14:paraId="7138C0DA" w14:textId="77777777" w:rsidR="001D1672" w:rsidRPr="00132907" w:rsidRDefault="001D1672" w:rsidP="001D1672">
      <w:pPr>
        <w:jc w:val="both"/>
        <w:rPr>
          <w:rFonts w:ascii="Arial" w:hAnsi="Arial" w:cs="Arial"/>
          <w:b/>
          <w:bCs/>
          <w:color w:val="0033CC"/>
        </w:rPr>
      </w:pPr>
      <w:r w:rsidRPr="00132907">
        <w:rPr>
          <w:rFonts w:ascii="Arial" w:hAnsi="Arial" w:cs="Arial"/>
          <w:b/>
          <w:bCs/>
          <w:color w:val="2718F0"/>
        </w:rPr>
        <w:t xml:space="preserve">[SUBOPTION] </w:t>
      </w:r>
      <w:r w:rsidRPr="00132907">
        <w:rPr>
          <w:rFonts w:ascii="Arial" w:hAnsi="Arial" w:cs="Arial"/>
        </w:rPr>
        <w:t xml:space="preserve">Tenderers shall include the cost of intended tests in their quoted price. The selected Contractor shall be managerially and contractually responsible for all testing coordination. </w:t>
      </w:r>
      <w:r w:rsidRPr="00132907">
        <w:rPr>
          <w:rFonts w:ascii="Arial" w:hAnsi="Arial" w:cs="Arial"/>
          <w:b/>
          <w:bCs/>
          <w:color w:val="2718F0"/>
        </w:rPr>
        <w:t>[END OF SUBOPTION]</w:t>
      </w:r>
    </w:p>
    <w:p w14:paraId="294B609C" w14:textId="77777777" w:rsidR="001D1672" w:rsidRPr="00132907" w:rsidRDefault="001D1672" w:rsidP="001D1672">
      <w:pPr>
        <w:jc w:val="both"/>
        <w:rPr>
          <w:rFonts w:ascii="Arial" w:hAnsi="Arial" w:cs="Arial"/>
          <w:b/>
          <w:color w:val="2718F0"/>
        </w:rPr>
      </w:pPr>
      <w:r w:rsidRPr="00132907">
        <w:rPr>
          <w:rFonts w:ascii="Arial" w:hAnsi="Arial" w:cs="Arial"/>
          <w:b/>
          <w:color w:val="2718F0"/>
        </w:rPr>
        <w:t>[</w:t>
      </w:r>
      <w:r w:rsidRPr="00132907">
        <w:rPr>
          <w:rFonts w:ascii="Arial" w:hAnsi="Arial" w:cs="Arial"/>
          <w:b/>
          <w:bCs/>
          <w:color w:val="2718F0"/>
        </w:rPr>
        <w:t xml:space="preserve">END SUBOPTION </w:t>
      </w:r>
      <w:r w:rsidRPr="00132907">
        <w:rPr>
          <w:rFonts w:ascii="Arial" w:hAnsi="Arial" w:cs="Arial"/>
          <w:color w:val="2718F0"/>
        </w:rPr>
        <w:t>test facilities</w:t>
      </w:r>
      <w:r w:rsidRPr="00132907">
        <w:rPr>
          <w:rFonts w:ascii="Arial" w:hAnsi="Arial" w:cs="Arial"/>
          <w:b/>
          <w:color w:val="2718F0"/>
        </w:rPr>
        <w:t>]</w:t>
      </w:r>
    </w:p>
    <w:p w14:paraId="4BC60C6D" w14:textId="77777777" w:rsidR="001D1672" w:rsidRPr="00132907" w:rsidRDefault="001D1672" w:rsidP="001D1672">
      <w:pPr>
        <w:jc w:val="both"/>
        <w:rPr>
          <w:rFonts w:ascii="Arial" w:hAnsi="Arial" w:cs="Arial"/>
        </w:rPr>
      </w:pPr>
      <w:r w:rsidRPr="00132907">
        <w:rPr>
          <w:rFonts w:ascii="Arial" w:hAnsi="Arial" w:cs="Arial"/>
          <w:b/>
          <w:bCs/>
          <w:color w:val="2718F0"/>
        </w:rPr>
        <w:t xml:space="preserve">[END OPTION </w:t>
      </w:r>
      <w:r w:rsidRPr="00132907">
        <w:rPr>
          <w:rFonts w:ascii="Arial" w:hAnsi="Arial" w:cs="Arial"/>
          <w:color w:val="2718F0"/>
        </w:rPr>
        <w:t>facilities</w:t>
      </w:r>
      <w:r w:rsidRPr="00132907">
        <w:rPr>
          <w:rFonts w:ascii="Arial" w:hAnsi="Arial" w:cs="Arial"/>
          <w:b/>
          <w:bCs/>
          <w:color w:val="2718F0"/>
        </w:rPr>
        <w:t>]</w:t>
      </w:r>
    </w:p>
    <w:p w14:paraId="07D77D94" w14:textId="77777777" w:rsidR="001D1672" w:rsidRPr="00132907" w:rsidRDefault="001D1672" w:rsidP="001D1672">
      <w:pPr>
        <w:jc w:val="both"/>
        <w:rPr>
          <w:rFonts w:ascii="Arial" w:hAnsi="Arial" w:cs="Arial"/>
        </w:rPr>
      </w:pPr>
    </w:p>
    <w:p w14:paraId="70F95148" w14:textId="77777777" w:rsidR="001D1672" w:rsidRPr="00132907" w:rsidRDefault="001D1672" w:rsidP="001D1672">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63" w:name="_Toc181351766"/>
      <w:bookmarkStart w:id="164" w:name="_Toc181375286"/>
      <w:bookmarkStart w:id="165" w:name="_Toc185255766"/>
      <w:bookmarkStart w:id="166" w:name="_Toc188889926"/>
      <w:r w:rsidRPr="00132907">
        <w:rPr>
          <w:rFonts w:ascii="Arial" w:eastAsia="Arial" w:hAnsi="Arial" w:cs="Arial"/>
          <w:color w:val="auto"/>
          <w:u w:val="single"/>
        </w:rPr>
        <w:t>Key Personnel</w:t>
      </w:r>
      <w:bookmarkEnd w:id="163"/>
      <w:bookmarkEnd w:id="164"/>
      <w:bookmarkEnd w:id="165"/>
      <w:bookmarkEnd w:id="166"/>
    </w:p>
    <w:p w14:paraId="27B0320A" w14:textId="77777777" w:rsidR="001D1672" w:rsidRPr="00132907" w:rsidRDefault="001D1672" w:rsidP="001D1672">
      <w:pPr>
        <w:rPr>
          <w:rFonts w:ascii="Arial" w:hAnsi="Arial" w:cs="Arial"/>
        </w:rPr>
      </w:pPr>
    </w:p>
    <w:p w14:paraId="2D7C7F47" w14:textId="04A9FBD9" w:rsidR="001D1672" w:rsidRPr="00132907" w:rsidRDefault="001D1672" w:rsidP="001D1672">
      <w:pPr>
        <w:jc w:val="both"/>
        <w:rPr>
          <w:rFonts w:ascii="Arial" w:hAnsi="Arial" w:cs="Arial"/>
        </w:rPr>
      </w:pPr>
      <w:r w:rsidRPr="00132907">
        <w:rPr>
          <w:rFonts w:ascii="Arial" w:hAnsi="Arial" w:cs="Arial"/>
        </w:rPr>
        <w:t>Key Personnel are defined as persons who, because of their individual qualifications and positions, are proposed for the work and indicated as such in the Organisation Breakdown Structure (“OBS” - for further information on this concept, please see Volume 2</w:t>
      </w:r>
      <w:r w:rsidR="00222A9F">
        <w:rPr>
          <w:rFonts w:ascii="Arial" w:hAnsi="Arial" w:cs="Arial"/>
        </w:rPr>
        <w:t xml:space="preserve"> of the Guidelines</w:t>
      </w:r>
      <w:r w:rsidRPr="00132907">
        <w:rPr>
          <w:rFonts w:ascii="Arial" w:hAnsi="Arial" w:cs="Arial"/>
        </w:rPr>
        <w:t xml:space="preserve">, available at </w:t>
      </w:r>
      <w:hyperlink r:id="rId20">
        <w:r w:rsidRPr="00132907">
          <w:rPr>
            <w:rStyle w:val="Hyperlink"/>
            <w:rFonts w:ascii="Arial" w:hAnsi="Arial" w:cs="Arial"/>
            <w:color w:val="0000FF"/>
          </w:rPr>
          <w:t>https://esastar-publication.sso.esa.int/supportingDocumentation/details/46</w:t>
        </w:r>
      </w:hyperlink>
      <w:r w:rsidRPr="00132907">
        <w:rPr>
          <w:rFonts w:ascii="Arial" w:hAnsi="Arial" w:cs="Arial"/>
        </w:rPr>
        <w:t>). As a minimum, each person assigned as Work Package Manager shall be nominated as Key Personnel.</w:t>
      </w:r>
    </w:p>
    <w:p w14:paraId="3A3E6F92" w14:textId="77777777" w:rsidR="005376FC" w:rsidRPr="00132907" w:rsidRDefault="005376FC" w:rsidP="001D1672">
      <w:pPr>
        <w:jc w:val="both"/>
        <w:rPr>
          <w:rFonts w:ascii="Arial" w:hAnsi="Arial" w:cs="Arial"/>
        </w:rPr>
      </w:pPr>
    </w:p>
    <w:p w14:paraId="1C2B91E0" w14:textId="5258F867" w:rsidR="001D1672" w:rsidRPr="00132907" w:rsidRDefault="001D1672" w:rsidP="001D1672">
      <w:pPr>
        <w:jc w:val="both"/>
        <w:rPr>
          <w:rFonts w:ascii="Arial" w:hAnsi="Arial" w:cs="Arial"/>
        </w:rPr>
      </w:pPr>
      <w:r w:rsidRPr="00132907">
        <w:rPr>
          <w:rFonts w:ascii="Arial" w:hAnsi="Arial" w:cs="Arial"/>
        </w:rPr>
        <w:t xml:space="preserve">Key Personnel shall be proposed to the level OR one level below the Study/Project Manager, both for the Contractor </w:t>
      </w:r>
      <w:r w:rsidRPr="00132907">
        <w:rPr>
          <w:rFonts w:ascii="Arial" w:hAnsi="Arial" w:cs="Arial"/>
          <w:b/>
          <w:bCs/>
          <w:color w:val="2718F0"/>
        </w:rPr>
        <w:t xml:space="preserve">[OPTION] </w:t>
      </w:r>
      <w:r w:rsidRPr="00132907">
        <w:rPr>
          <w:rFonts w:ascii="Arial" w:hAnsi="Arial" w:cs="Arial"/>
        </w:rPr>
        <w:t xml:space="preserve">and Subcontractors, where applicable. </w:t>
      </w:r>
      <w:r w:rsidRPr="00132907">
        <w:rPr>
          <w:rFonts w:ascii="Arial" w:hAnsi="Arial" w:cs="Arial"/>
          <w:b/>
          <w:bCs/>
          <w:color w:val="2718F0"/>
        </w:rPr>
        <w:t>[END OPTION]</w:t>
      </w:r>
    </w:p>
    <w:p w14:paraId="174458ED" w14:textId="77777777" w:rsidR="00D25896" w:rsidRPr="00132907" w:rsidRDefault="00D25896" w:rsidP="00D25896">
      <w:pPr>
        <w:tabs>
          <w:tab w:val="left" w:pos="567"/>
        </w:tabs>
        <w:spacing w:line="240" w:lineRule="auto"/>
        <w:ind w:left="567"/>
        <w:contextualSpacing/>
        <w:jc w:val="both"/>
        <w:rPr>
          <w:rFonts w:ascii="Arial" w:hAnsi="Arial" w:cs="Arial"/>
        </w:rPr>
      </w:pPr>
    </w:p>
    <w:bookmarkEnd w:id="155"/>
    <w:p w14:paraId="1D09D64B" w14:textId="77777777" w:rsidR="005376FC" w:rsidRPr="00132907" w:rsidRDefault="005376FC" w:rsidP="005376FC">
      <w:pPr>
        <w:jc w:val="both"/>
        <w:rPr>
          <w:rFonts w:ascii="Arial" w:hAnsi="Arial" w:cs="Arial"/>
        </w:rPr>
      </w:pPr>
      <w:r w:rsidRPr="00132907">
        <w:rPr>
          <w:rFonts w:ascii="Arial" w:hAnsi="Arial" w:cs="Arial"/>
        </w:rPr>
        <w:t xml:space="preserve">The Tenderer shall provide a statement of compliance with the specific requirements for the Proposed Project Team, including Key Personnel, reflected in the Statement of Work and Draft Contract </w:t>
      </w:r>
      <w:r w:rsidRPr="00132907">
        <w:rPr>
          <w:rFonts w:ascii="Arial" w:hAnsi="Arial" w:cs="Arial"/>
          <w:b/>
          <w:bCs/>
          <w:color w:val="2718F0"/>
        </w:rPr>
        <w:t>[OPTION]</w:t>
      </w:r>
      <w:r w:rsidRPr="00132907">
        <w:rPr>
          <w:rFonts w:ascii="Arial" w:hAnsi="Arial" w:cs="Arial"/>
        </w:rPr>
        <w:t xml:space="preserve">, including special conditions of execution for work performed by Contractor’s personnel on-site ESA premises. </w:t>
      </w:r>
      <w:r w:rsidRPr="00132907">
        <w:rPr>
          <w:rFonts w:ascii="Arial" w:hAnsi="Arial" w:cs="Arial"/>
          <w:b/>
          <w:bCs/>
          <w:color w:val="2718F0"/>
        </w:rPr>
        <w:t>[END OPTION]</w:t>
      </w:r>
    </w:p>
    <w:p w14:paraId="1D6EAAFA"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[END OPTION]</w:t>
      </w:r>
    </w:p>
    <w:p w14:paraId="39A20759" w14:textId="77777777" w:rsidR="005376FC" w:rsidRPr="00132907" w:rsidRDefault="005376FC" w:rsidP="005376FC">
      <w:pPr>
        <w:jc w:val="both"/>
        <w:rPr>
          <w:rFonts w:ascii="Arial" w:hAnsi="Arial" w:cs="Arial"/>
        </w:rPr>
      </w:pPr>
      <w:r w:rsidRPr="00132907">
        <w:rPr>
          <w:rFonts w:ascii="Arial" w:hAnsi="Arial" w:cs="Arial"/>
        </w:rPr>
        <w:t>For each Key Personnel identified, Tenderers shall:</w:t>
      </w:r>
    </w:p>
    <w:p w14:paraId="1800A299" w14:textId="77777777" w:rsidR="005376FC" w:rsidRPr="00132907" w:rsidRDefault="005376FC" w:rsidP="005376FC">
      <w:pPr>
        <w:pStyle w:val="ListParagraph"/>
        <w:numPr>
          <w:ilvl w:val="0"/>
          <w:numId w:val="38"/>
        </w:numPr>
        <w:spacing w:after="160" w:line="259" w:lineRule="auto"/>
        <w:jc w:val="both"/>
        <w:rPr>
          <w:rFonts w:ascii="Arial" w:hAnsi="Arial" w:cs="Arial"/>
          <w:b/>
          <w:bCs/>
        </w:rPr>
      </w:pPr>
      <w:r w:rsidRPr="00132907">
        <w:rPr>
          <w:rFonts w:ascii="Arial" w:hAnsi="Arial" w:cs="Arial"/>
        </w:rPr>
        <w:t xml:space="preserve">provide a curriculum vitae, giving in particular the relevant work experience of the person concerned, a brief description of the person’s present job and responsibilities and the precise assignment of the person to the present activity. </w:t>
      </w:r>
      <w:r w:rsidRPr="00132907">
        <w:rPr>
          <w:rFonts w:ascii="Arial" w:hAnsi="Arial" w:cs="Arial"/>
          <w:b/>
          <w:bCs/>
        </w:rPr>
        <w:t>The curricula vitae shall be submitted in the designated ‘Curricula Vitae’ folder in esa-star, separately from the main Proposal document</w:t>
      </w:r>
      <w:r w:rsidRPr="00132907">
        <w:rPr>
          <w:rFonts w:ascii="Arial" w:hAnsi="Arial" w:cs="Arial"/>
        </w:rPr>
        <w:t>;</w:t>
      </w:r>
    </w:p>
    <w:p w14:paraId="6B6A8313" w14:textId="77777777" w:rsidR="005376FC" w:rsidRPr="00132907" w:rsidRDefault="005376FC" w:rsidP="005376FC">
      <w:pPr>
        <w:pStyle w:val="ListParagraph"/>
        <w:numPr>
          <w:ilvl w:val="0"/>
          <w:numId w:val="38"/>
        </w:numPr>
        <w:spacing w:after="160" w:line="259" w:lineRule="auto"/>
        <w:jc w:val="both"/>
        <w:rPr>
          <w:rFonts w:ascii="Arial" w:hAnsi="Arial" w:cs="Arial"/>
        </w:rPr>
      </w:pPr>
      <w:r w:rsidRPr="00132907">
        <w:rPr>
          <w:rFonts w:ascii="Arial" w:hAnsi="Arial" w:cs="Arial"/>
        </w:rPr>
        <w:t xml:space="preserve">indicate the person’s position in the Tenderer’s organisation or Subcontractor’s organisation and corresponding role in the project; </w:t>
      </w:r>
    </w:p>
    <w:p w14:paraId="70335248" w14:textId="77777777" w:rsidR="005376FC" w:rsidRPr="00132907" w:rsidRDefault="005376FC" w:rsidP="005376FC">
      <w:pPr>
        <w:pStyle w:val="ListParagraph"/>
        <w:numPr>
          <w:ilvl w:val="0"/>
          <w:numId w:val="38"/>
        </w:numPr>
        <w:spacing w:after="240" w:line="259" w:lineRule="auto"/>
        <w:jc w:val="both"/>
        <w:rPr>
          <w:rFonts w:ascii="Arial" w:hAnsi="Arial" w:cs="Arial"/>
        </w:rPr>
      </w:pPr>
      <w:r w:rsidRPr="00132907">
        <w:rPr>
          <w:rFonts w:ascii="Arial" w:hAnsi="Arial" w:cs="Arial"/>
        </w:rPr>
        <w:t>provide an overview in the form of a table showing the allocation of man-hours broken down per Key Person, per Work Package including a row/column showing the totals per Key Person and totals per WP, as well as their time dedication (i.e. the percentage of their total working time to be dedicated to the envisaged Contract in average over its total duration of the work). The table shall also provide one row showing the allocation of man-hours per Work Package for all non-Key Personnel together. The Tenderer shall additionally specify if the Key Personnel is currently busy in parallel projects and how the Tenderer will address any conflict in the availability of such personnel.</w:t>
      </w:r>
    </w:p>
    <w:tbl>
      <w:tblPr>
        <w:tblStyle w:val="TableGrid"/>
        <w:tblpPr w:leftFromText="180" w:rightFromText="180" w:vertAnchor="text" w:horzAnchor="margin" w:tblpY="157"/>
        <w:tblW w:w="10095" w:type="dxa"/>
        <w:tblLayout w:type="fixed"/>
        <w:tblLook w:val="04A0" w:firstRow="1" w:lastRow="0" w:firstColumn="1" w:lastColumn="0" w:noHBand="0" w:noVBand="1"/>
      </w:tblPr>
      <w:tblGrid>
        <w:gridCol w:w="1485"/>
        <w:gridCol w:w="1470"/>
        <w:gridCol w:w="780"/>
        <w:gridCol w:w="810"/>
        <w:gridCol w:w="705"/>
        <w:gridCol w:w="430"/>
        <w:gridCol w:w="465"/>
        <w:gridCol w:w="1315"/>
        <w:gridCol w:w="2635"/>
      </w:tblGrid>
      <w:tr w:rsidR="005376FC" w:rsidRPr="00132907" w14:paraId="2E3A8612" w14:textId="77777777" w:rsidTr="003B6432">
        <w:tc>
          <w:tcPr>
            <w:tcW w:w="1485" w:type="dxa"/>
            <w:shd w:val="clear" w:color="auto" w:fill="F2F2F2" w:themeFill="background1" w:themeFillShade="F2"/>
            <w:vAlign w:val="center"/>
          </w:tcPr>
          <w:p w14:paraId="7BE88106"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Key personnel</w:t>
            </w:r>
          </w:p>
        </w:tc>
        <w:tc>
          <w:tcPr>
            <w:tcW w:w="1470" w:type="dxa"/>
            <w:shd w:val="clear" w:color="auto" w:fill="F2F2F2" w:themeFill="background1" w:themeFillShade="F2"/>
            <w:vAlign w:val="center"/>
          </w:tcPr>
          <w:p w14:paraId="21AAC089"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Role in the activity</w:t>
            </w:r>
          </w:p>
        </w:tc>
        <w:tc>
          <w:tcPr>
            <w:tcW w:w="780" w:type="dxa"/>
            <w:shd w:val="clear" w:color="auto" w:fill="F2F2F2" w:themeFill="background1" w:themeFillShade="F2"/>
            <w:vAlign w:val="center"/>
          </w:tcPr>
          <w:p w14:paraId="2EA91D44"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WP…</w:t>
            </w:r>
          </w:p>
        </w:tc>
        <w:tc>
          <w:tcPr>
            <w:tcW w:w="810" w:type="dxa"/>
            <w:shd w:val="clear" w:color="auto" w:fill="F2F2F2" w:themeFill="background1" w:themeFillShade="F2"/>
            <w:vAlign w:val="center"/>
          </w:tcPr>
          <w:p w14:paraId="28D476D9"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WP…</w:t>
            </w:r>
          </w:p>
        </w:tc>
        <w:tc>
          <w:tcPr>
            <w:tcW w:w="705" w:type="dxa"/>
            <w:shd w:val="clear" w:color="auto" w:fill="F2F2F2" w:themeFill="background1" w:themeFillShade="F2"/>
            <w:vAlign w:val="center"/>
          </w:tcPr>
          <w:p w14:paraId="79E01EB2"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WP…</w:t>
            </w:r>
          </w:p>
        </w:tc>
        <w:tc>
          <w:tcPr>
            <w:tcW w:w="430" w:type="dxa"/>
            <w:shd w:val="clear" w:color="auto" w:fill="F2F2F2" w:themeFill="background1" w:themeFillShade="F2"/>
            <w:vAlign w:val="center"/>
          </w:tcPr>
          <w:p w14:paraId="260697E3"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w:t>
            </w:r>
          </w:p>
        </w:tc>
        <w:tc>
          <w:tcPr>
            <w:tcW w:w="465" w:type="dxa"/>
            <w:shd w:val="clear" w:color="auto" w:fill="F2F2F2" w:themeFill="background1" w:themeFillShade="F2"/>
            <w:vAlign w:val="center"/>
          </w:tcPr>
          <w:p w14:paraId="65FDB7CE"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w:t>
            </w:r>
          </w:p>
        </w:tc>
        <w:tc>
          <w:tcPr>
            <w:tcW w:w="1315" w:type="dxa"/>
            <w:shd w:val="clear" w:color="auto" w:fill="F2F2F2" w:themeFill="background1" w:themeFillShade="F2"/>
            <w:vAlign w:val="center"/>
          </w:tcPr>
          <w:p w14:paraId="51813998"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TOTAL</w:t>
            </w:r>
          </w:p>
        </w:tc>
        <w:tc>
          <w:tcPr>
            <w:tcW w:w="2635" w:type="dxa"/>
            <w:shd w:val="clear" w:color="auto" w:fill="F2F2F2" w:themeFill="background1" w:themeFillShade="F2"/>
            <w:vAlign w:val="center"/>
          </w:tcPr>
          <w:p w14:paraId="658B5B4D" w14:textId="77777777" w:rsidR="005376FC" w:rsidRPr="00132907" w:rsidRDefault="005376FC" w:rsidP="003B6432">
            <w:pPr>
              <w:pStyle w:val="Default"/>
              <w:tabs>
                <w:tab w:val="left" w:pos="1701"/>
              </w:tabs>
              <w:contextualSpacing/>
              <w:jc w:val="center"/>
              <w:rPr>
                <w:rFonts w:ascii="Arial" w:hAnsi="Arial" w:cs="Arial"/>
                <w:b/>
                <w:bCs/>
                <w:color w:val="FF0000"/>
                <w:shd w:val="clear" w:color="auto" w:fill="E6E6E6"/>
              </w:rPr>
            </w:pPr>
            <w:r w:rsidRPr="00132907">
              <w:rPr>
                <w:rFonts w:ascii="Arial" w:hAnsi="Arial" w:cs="Arial"/>
                <w:b/>
                <w:bCs/>
                <w:color w:val="FF0000"/>
                <w:shd w:val="clear" w:color="auto" w:fill="E6E6E6"/>
              </w:rPr>
              <w:t>Percentage time dedication (Time of activity/Total working time)</w:t>
            </w:r>
          </w:p>
        </w:tc>
      </w:tr>
      <w:tr w:rsidR="005376FC" w:rsidRPr="00132907" w14:paraId="03A42CBB" w14:textId="77777777" w:rsidTr="003B6432">
        <w:tc>
          <w:tcPr>
            <w:tcW w:w="1485" w:type="dxa"/>
            <w:vAlign w:val="center"/>
          </w:tcPr>
          <w:p w14:paraId="16362600"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name]</w:t>
            </w:r>
          </w:p>
        </w:tc>
        <w:tc>
          <w:tcPr>
            <w:tcW w:w="1470" w:type="dxa"/>
            <w:vAlign w:val="center"/>
          </w:tcPr>
          <w:p w14:paraId="365C9016"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role, e.g. Project Manager, QA Engineer) name]1</w:t>
            </w:r>
          </w:p>
        </w:tc>
        <w:tc>
          <w:tcPr>
            <w:tcW w:w="780" w:type="dxa"/>
            <w:vAlign w:val="center"/>
          </w:tcPr>
          <w:p w14:paraId="18107DC7"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4BB5F058"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705" w:type="dxa"/>
            <w:vAlign w:val="center"/>
          </w:tcPr>
          <w:p w14:paraId="1DD22A86"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30" w:type="dxa"/>
            <w:vAlign w:val="center"/>
          </w:tcPr>
          <w:p w14:paraId="22B6264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65" w:type="dxa"/>
            <w:vAlign w:val="center"/>
          </w:tcPr>
          <w:p w14:paraId="40E661B5"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315" w:type="dxa"/>
            <w:vAlign w:val="center"/>
          </w:tcPr>
          <w:p w14:paraId="613F2B47"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4F6C2A6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percentage time dedication, e.g. 25%]</w:t>
            </w:r>
          </w:p>
        </w:tc>
      </w:tr>
      <w:tr w:rsidR="005376FC" w:rsidRPr="00132907" w14:paraId="78F62682" w14:textId="77777777" w:rsidTr="003B6432">
        <w:tc>
          <w:tcPr>
            <w:tcW w:w="1485" w:type="dxa"/>
            <w:vAlign w:val="center"/>
          </w:tcPr>
          <w:p w14:paraId="4C54BDF3"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name]</w:t>
            </w:r>
          </w:p>
        </w:tc>
        <w:tc>
          <w:tcPr>
            <w:tcW w:w="1470" w:type="dxa"/>
            <w:vAlign w:val="center"/>
          </w:tcPr>
          <w:p w14:paraId="6A080012"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role, e.g. Project Manager, QA Engineer) name]1</w:t>
            </w:r>
          </w:p>
        </w:tc>
        <w:tc>
          <w:tcPr>
            <w:tcW w:w="780" w:type="dxa"/>
            <w:vAlign w:val="center"/>
          </w:tcPr>
          <w:p w14:paraId="4FF7A8DA"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6B1585C4"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705" w:type="dxa"/>
            <w:vAlign w:val="center"/>
          </w:tcPr>
          <w:p w14:paraId="33B9907D"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30" w:type="dxa"/>
            <w:vAlign w:val="center"/>
          </w:tcPr>
          <w:p w14:paraId="70E8CE9E"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65" w:type="dxa"/>
            <w:vAlign w:val="center"/>
          </w:tcPr>
          <w:p w14:paraId="2E4B80F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315" w:type="dxa"/>
            <w:vAlign w:val="center"/>
          </w:tcPr>
          <w:p w14:paraId="219FE125"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0D8D189E"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[insert percentage time dedication, e.g. 25%]</w:t>
            </w:r>
          </w:p>
        </w:tc>
      </w:tr>
      <w:tr w:rsidR="005376FC" w:rsidRPr="00132907" w14:paraId="74F0D893" w14:textId="77777777" w:rsidTr="003B6432">
        <w:tc>
          <w:tcPr>
            <w:tcW w:w="2955" w:type="dxa"/>
            <w:gridSpan w:val="2"/>
            <w:vAlign w:val="center"/>
          </w:tcPr>
          <w:p w14:paraId="16304383"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r w:rsidRPr="00132907">
              <w:rPr>
                <w:rFonts w:ascii="Arial" w:hAnsi="Arial" w:cs="Arial"/>
                <w:color w:val="FF0000"/>
                <w:shd w:val="clear" w:color="auto" w:fill="E6E6E6"/>
              </w:rPr>
              <w:t>Non-Key Personnel</w:t>
            </w:r>
          </w:p>
        </w:tc>
        <w:tc>
          <w:tcPr>
            <w:tcW w:w="780" w:type="dxa"/>
            <w:vAlign w:val="center"/>
          </w:tcPr>
          <w:p w14:paraId="549ABCD9"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810" w:type="dxa"/>
            <w:vAlign w:val="center"/>
          </w:tcPr>
          <w:p w14:paraId="4F4BBCE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705" w:type="dxa"/>
            <w:vAlign w:val="center"/>
          </w:tcPr>
          <w:p w14:paraId="2799DAB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30" w:type="dxa"/>
            <w:vAlign w:val="center"/>
          </w:tcPr>
          <w:p w14:paraId="54690D5A"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465" w:type="dxa"/>
            <w:vAlign w:val="center"/>
          </w:tcPr>
          <w:p w14:paraId="5D32123B"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1315" w:type="dxa"/>
            <w:vAlign w:val="center"/>
          </w:tcPr>
          <w:p w14:paraId="64F247C9"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c>
          <w:tcPr>
            <w:tcW w:w="2635" w:type="dxa"/>
            <w:vAlign w:val="center"/>
          </w:tcPr>
          <w:p w14:paraId="3DB8C881" w14:textId="77777777" w:rsidR="005376FC" w:rsidRPr="00132907" w:rsidRDefault="005376FC" w:rsidP="003B6432">
            <w:pPr>
              <w:pStyle w:val="Default"/>
              <w:tabs>
                <w:tab w:val="left" w:pos="1701"/>
              </w:tabs>
              <w:contextualSpacing/>
              <w:jc w:val="both"/>
              <w:rPr>
                <w:rFonts w:ascii="Arial" w:hAnsi="Arial" w:cs="Arial"/>
                <w:color w:val="FF0000"/>
                <w:shd w:val="clear" w:color="auto" w:fill="E6E6E6"/>
              </w:rPr>
            </w:pPr>
          </w:p>
        </w:tc>
      </w:tr>
      <w:tr w:rsidR="005376FC" w:rsidRPr="00132907" w14:paraId="410890D5" w14:textId="77777777" w:rsidTr="003B6432">
        <w:tc>
          <w:tcPr>
            <w:tcW w:w="1485" w:type="dxa"/>
            <w:vAlign w:val="center"/>
          </w:tcPr>
          <w:p w14:paraId="56B165D4" w14:textId="77777777" w:rsidR="005376FC" w:rsidRPr="00132907" w:rsidRDefault="005376FC" w:rsidP="003B6432">
            <w:pPr>
              <w:pStyle w:val="Default"/>
              <w:tabs>
                <w:tab w:val="left" w:pos="1701"/>
              </w:tabs>
              <w:contextualSpacing/>
              <w:jc w:val="both"/>
              <w:rPr>
                <w:rFonts w:ascii="Arial" w:hAnsi="Arial" w:cs="Arial"/>
                <w:shd w:val="clear" w:color="auto" w:fill="E6E6E6"/>
              </w:rPr>
            </w:pPr>
            <w:r w:rsidRPr="00132907">
              <w:rPr>
                <w:rFonts w:ascii="Arial" w:hAnsi="Arial" w:cs="Arial"/>
                <w:shd w:val="clear" w:color="auto" w:fill="E6E6E6"/>
              </w:rPr>
              <w:t>…</w:t>
            </w:r>
          </w:p>
        </w:tc>
        <w:tc>
          <w:tcPr>
            <w:tcW w:w="1470" w:type="dxa"/>
            <w:vAlign w:val="center"/>
          </w:tcPr>
          <w:p w14:paraId="6E9C5B8A"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7F70C20D"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23D175EB"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05" w:type="dxa"/>
            <w:vAlign w:val="center"/>
          </w:tcPr>
          <w:p w14:paraId="35A5825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30" w:type="dxa"/>
            <w:vAlign w:val="center"/>
          </w:tcPr>
          <w:p w14:paraId="29858E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65" w:type="dxa"/>
            <w:vAlign w:val="center"/>
          </w:tcPr>
          <w:p w14:paraId="03C0867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315" w:type="dxa"/>
            <w:vAlign w:val="center"/>
          </w:tcPr>
          <w:p w14:paraId="0BF2DBAC"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7EE20C8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41274B4D" w14:textId="77777777" w:rsidTr="003B6432">
        <w:tc>
          <w:tcPr>
            <w:tcW w:w="1485" w:type="dxa"/>
            <w:vAlign w:val="center"/>
          </w:tcPr>
          <w:p w14:paraId="00A90EEE" w14:textId="77777777" w:rsidR="005376FC" w:rsidRPr="00132907" w:rsidRDefault="005376FC" w:rsidP="003B6432">
            <w:pPr>
              <w:pStyle w:val="Default"/>
              <w:tabs>
                <w:tab w:val="left" w:pos="1701"/>
              </w:tabs>
              <w:contextualSpacing/>
              <w:jc w:val="both"/>
              <w:rPr>
                <w:rFonts w:ascii="Arial" w:hAnsi="Arial" w:cs="Arial"/>
                <w:shd w:val="clear" w:color="auto" w:fill="E6E6E6"/>
              </w:rPr>
            </w:pPr>
            <w:r w:rsidRPr="00132907">
              <w:rPr>
                <w:rFonts w:ascii="Arial" w:hAnsi="Arial" w:cs="Arial"/>
                <w:shd w:val="clear" w:color="auto" w:fill="E6E6E6"/>
              </w:rPr>
              <w:t>…</w:t>
            </w:r>
          </w:p>
        </w:tc>
        <w:tc>
          <w:tcPr>
            <w:tcW w:w="1470" w:type="dxa"/>
            <w:vAlign w:val="center"/>
          </w:tcPr>
          <w:p w14:paraId="70AE61E0"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6CEDCF07"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7A2C2046"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05" w:type="dxa"/>
            <w:vAlign w:val="center"/>
          </w:tcPr>
          <w:p w14:paraId="09DF0A7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30" w:type="dxa"/>
            <w:vAlign w:val="center"/>
          </w:tcPr>
          <w:p w14:paraId="4CA0C2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65" w:type="dxa"/>
            <w:vAlign w:val="center"/>
          </w:tcPr>
          <w:p w14:paraId="4E5A66E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315" w:type="dxa"/>
            <w:vAlign w:val="center"/>
          </w:tcPr>
          <w:p w14:paraId="7D2B95B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0C1C9FB3"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68EE3BE5" w14:textId="77777777" w:rsidTr="003B6432">
        <w:tc>
          <w:tcPr>
            <w:tcW w:w="1485" w:type="dxa"/>
            <w:vAlign w:val="center"/>
          </w:tcPr>
          <w:p w14:paraId="1B80A86F" w14:textId="77777777" w:rsidR="005376FC" w:rsidRPr="00132907" w:rsidRDefault="005376FC" w:rsidP="003B6432">
            <w:pPr>
              <w:pStyle w:val="Default"/>
              <w:tabs>
                <w:tab w:val="left" w:pos="1701"/>
              </w:tabs>
              <w:contextualSpacing/>
              <w:jc w:val="both"/>
              <w:rPr>
                <w:rFonts w:ascii="Arial" w:hAnsi="Arial" w:cs="Arial"/>
                <w:shd w:val="clear" w:color="auto" w:fill="E6E6E6"/>
              </w:rPr>
            </w:pPr>
            <w:r w:rsidRPr="00132907">
              <w:rPr>
                <w:rFonts w:ascii="Arial" w:hAnsi="Arial" w:cs="Arial"/>
                <w:shd w:val="clear" w:color="auto" w:fill="E6E6E6"/>
              </w:rPr>
              <w:t>…</w:t>
            </w:r>
          </w:p>
        </w:tc>
        <w:tc>
          <w:tcPr>
            <w:tcW w:w="1470" w:type="dxa"/>
            <w:vAlign w:val="center"/>
          </w:tcPr>
          <w:p w14:paraId="31CA6D89"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3DD8F7FD"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47AE68DF"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05" w:type="dxa"/>
            <w:vAlign w:val="center"/>
          </w:tcPr>
          <w:p w14:paraId="08FA0330"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30" w:type="dxa"/>
            <w:vAlign w:val="center"/>
          </w:tcPr>
          <w:p w14:paraId="7A59098C"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65" w:type="dxa"/>
            <w:vAlign w:val="center"/>
          </w:tcPr>
          <w:p w14:paraId="44D03A24"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315" w:type="dxa"/>
            <w:vAlign w:val="center"/>
          </w:tcPr>
          <w:p w14:paraId="035361B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30D7FC13"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r w:rsidR="005376FC" w:rsidRPr="00132907" w14:paraId="4DB0607C" w14:textId="77777777" w:rsidTr="003B6432">
        <w:tc>
          <w:tcPr>
            <w:tcW w:w="1485" w:type="dxa"/>
            <w:vAlign w:val="center"/>
          </w:tcPr>
          <w:p w14:paraId="167CAC9E" w14:textId="77777777" w:rsidR="005376FC" w:rsidRPr="00132907" w:rsidRDefault="005376FC" w:rsidP="003B6432">
            <w:pPr>
              <w:pStyle w:val="Default"/>
              <w:tabs>
                <w:tab w:val="left" w:pos="1701"/>
              </w:tabs>
              <w:contextualSpacing/>
              <w:jc w:val="both"/>
              <w:rPr>
                <w:rFonts w:ascii="Arial" w:hAnsi="Arial" w:cs="Arial"/>
                <w:shd w:val="clear" w:color="auto" w:fill="E6E6E6"/>
              </w:rPr>
            </w:pPr>
            <w:r w:rsidRPr="00132907">
              <w:rPr>
                <w:rFonts w:ascii="Arial" w:hAnsi="Arial" w:cs="Arial"/>
                <w:b/>
                <w:bCs/>
                <w:color w:val="FF0000"/>
                <w:shd w:val="clear" w:color="auto" w:fill="E6E6E6"/>
              </w:rPr>
              <w:t>TOTAL</w:t>
            </w:r>
          </w:p>
        </w:tc>
        <w:tc>
          <w:tcPr>
            <w:tcW w:w="1470" w:type="dxa"/>
            <w:vAlign w:val="center"/>
          </w:tcPr>
          <w:p w14:paraId="47F6D681"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80" w:type="dxa"/>
            <w:vAlign w:val="center"/>
          </w:tcPr>
          <w:p w14:paraId="638FFA0A"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810" w:type="dxa"/>
            <w:vAlign w:val="center"/>
          </w:tcPr>
          <w:p w14:paraId="2578300B"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705" w:type="dxa"/>
            <w:vAlign w:val="center"/>
          </w:tcPr>
          <w:p w14:paraId="0ED7EAB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30" w:type="dxa"/>
            <w:vAlign w:val="center"/>
          </w:tcPr>
          <w:p w14:paraId="0C553F36"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465" w:type="dxa"/>
            <w:vAlign w:val="center"/>
          </w:tcPr>
          <w:p w14:paraId="3D66B955"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1315" w:type="dxa"/>
            <w:vAlign w:val="center"/>
          </w:tcPr>
          <w:p w14:paraId="28E0CCFE"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c>
          <w:tcPr>
            <w:tcW w:w="2635" w:type="dxa"/>
            <w:vAlign w:val="center"/>
          </w:tcPr>
          <w:p w14:paraId="53250151" w14:textId="77777777" w:rsidR="005376FC" w:rsidRPr="00132907" w:rsidRDefault="005376FC" w:rsidP="003B6432">
            <w:pPr>
              <w:pStyle w:val="Default"/>
              <w:tabs>
                <w:tab w:val="left" w:pos="1701"/>
              </w:tabs>
              <w:contextualSpacing/>
              <w:jc w:val="both"/>
              <w:rPr>
                <w:rFonts w:ascii="Arial" w:hAnsi="Arial" w:cs="Arial"/>
                <w:shd w:val="clear" w:color="auto" w:fill="E6E6E6"/>
              </w:rPr>
            </w:pPr>
          </w:p>
        </w:tc>
      </w:tr>
    </w:tbl>
    <w:p w14:paraId="757FF530" w14:textId="77777777" w:rsidR="005376FC" w:rsidRPr="00132907" w:rsidRDefault="005376FC" w:rsidP="005376FC">
      <w:pPr>
        <w:rPr>
          <w:rFonts w:ascii="Arial" w:hAnsi="Arial" w:cs="Arial"/>
          <w:b/>
          <w:bCs/>
          <w:color w:val="2718F0"/>
        </w:rPr>
      </w:pPr>
      <w:r w:rsidRPr="00132907">
        <w:rPr>
          <w:rFonts w:ascii="Arial" w:hAnsi="Arial" w:cs="Arial"/>
          <w:b/>
          <w:bCs/>
          <w:color w:val="2718F0"/>
        </w:rPr>
        <w:br w:type="page"/>
      </w:r>
    </w:p>
    <w:p w14:paraId="61662DAC" w14:textId="77777777" w:rsidR="00D25896" w:rsidRPr="00132907" w:rsidRDefault="00D25896" w:rsidP="00D25896">
      <w:pPr>
        <w:tabs>
          <w:tab w:val="left" w:pos="709"/>
        </w:tabs>
        <w:spacing w:line="240" w:lineRule="auto"/>
        <w:jc w:val="both"/>
        <w:rPr>
          <w:rFonts w:ascii="Arial" w:eastAsia="Calibri" w:hAnsi="Arial" w:cs="Arial"/>
        </w:rPr>
      </w:pPr>
    </w:p>
    <w:p w14:paraId="0A6620BF"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if applicable, as per agreement at Pre-TEB</w:t>
      </w:r>
      <w:r w:rsidRPr="00132907">
        <w:rPr>
          <w:rFonts w:ascii="Arial" w:hAnsi="Arial" w:cs="Arial"/>
          <w:b/>
          <w:bCs/>
          <w:color w:val="2718F0"/>
        </w:rPr>
        <w:t>]</w:t>
      </w:r>
    </w:p>
    <w:p w14:paraId="0B02F4D0" w14:textId="77777777" w:rsidR="005376FC" w:rsidRPr="00132907" w:rsidRDefault="005376FC" w:rsidP="005376FC">
      <w:pPr>
        <w:jc w:val="both"/>
        <w:rPr>
          <w:rFonts w:ascii="Arial" w:hAnsi="Arial" w:cs="Arial"/>
          <w:i/>
          <w:iCs/>
        </w:rPr>
      </w:pPr>
      <w:r w:rsidRPr="00132907">
        <w:rPr>
          <w:rFonts w:ascii="Arial" w:hAnsi="Arial" w:cs="Arial"/>
          <w:i/>
          <w:iCs/>
        </w:rPr>
        <w:t>For this specific Tender Action, the Agency requires the following expertise as part of the Proposed Project Team:</w:t>
      </w:r>
    </w:p>
    <w:p w14:paraId="0B769699" w14:textId="77777777" w:rsidR="005376FC" w:rsidRPr="00132907" w:rsidRDefault="005376FC" w:rsidP="005376FC">
      <w:pPr>
        <w:jc w:val="both"/>
        <w:rPr>
          <w:rFonts w:ascii="Arial" w:hAnsi="Arial" w:cs="Arial"/>
          <w:i/>
          <w:iCs/>
        </w:rPr>
      </w:pPr>
      <w:r w:rsidRPr="00132907">
        <w:rPr>
          <w:rFonts w:ascii="Arial" w:hAnsi="Arial" w:cs="Arial"/>
          <w:i/>
          <w:iCs/>
        </w:rPr>
        <w:t>a) at least one Key Person being a **** familiar with *****</w:t>
      </w:r>
    </w:p>
    <w:p w14:paraId="5F7C268D" w14:textId="77777777" w:rsidR="005376FC" w:rsidRPr="00132907" w:rsidRDefault="005376FC" w:rsidP="005376FC">
      <w:pPr>
        <w:jc w:val="both"/>
        <w:rPr>
          <w:rFonts w:ascii="Arial" w:hAnsi="Arial" w:cs="Arial"/>
          <w:i/>
          <w:iCs/>
        </w:rPr>
      </w:pPr>
      <w:r w:rsidRPr="00132907">
        <w:rPr>
          <w:rFonts w:ascii="Arial" w:hAnsi="Arial" w:cs="Arial"/>
          <w:i/>
          <w:iCs/>
        </w:rPr>
        <w:t>b) at least one Key Person who has extensive experience with ****</w:t>
      </w:r>
    </w:p>
    <w:p w14:paraId="38DFC730"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[END OPTION]</w:t>
      </w:r>
    </w:p>
    <w:p w14:paraId="7BE95FB7" w14:textId="77777777" w:rsidR="005376FC" w:rsidRPr="00132907" w:rsidRDefault="005376FC" w:rsidP="005376FC">
      <w:pPr>
        <w:jc w:val="both"/>
        <w:rPr>
          <w:rFonts w:ascii="Arial" w:hAnsi="Arial" w:cs="Arial"/>
          <w:b/>
          <w:bCs/>
          <w:color w:val="2718F0"/>
        </w:rPr>
      </w:pPr>
    </w:p>
    <w:p w14:paraId="4309E32B" w14:textId="77777777" w:rsidR="005376FC" w:rsidRPr="00132907" w:rsidRDefault="005376FC" w:rsidP="005376FC">
      <w:pPr>
        <w:pStyle w:val="Heading2"/>
        <w:numPr>
          <w:ilvl w:val="1"/>
          <w:numId w:val="36"/>
        </w:numPr>
        <w:tabs>
          <w:tab w:val="num" w:pos="360"/>
        </w:tabs>
        <w:spacing w:before="0"/>
        <w:ind w:left="0" w:firstLine="0"/>
        <w:rPr>
          <w:rFonts w:ascii="Arial" w:hAnsi="Arial" w:cs="Arial"/>
          <w:b/>
          <w:bCs/>
          <w:color w:val="auto"/>
          <w:sz w:val="24"/>
          <w:szCs w:val="24"/>
          <w:u w:val="single"/>
        </w:rPr>
      </w:pPr>
      <w:bookmarkStart w:id="167" w:name="_Toc181375287"/>
      <w:bookmarkStart w:id="168" w:name="_Toc185255767"/>
      <w:bookmarkStart w:id="169" w:name="_Toc188889927"/>
      <w:r w:rsidRPr="00132907">
        <w:rPr>
          <w:rFonts w:ascii="Arial" w:hAnsi="Arial" w:cs="Arial"/>
          <w:b/>
          <w:bCs/>
          <w:color w:val="auto"/>
          <w:sz w:val="24"/>
          <w:szCs w:val="24"/>
          <w:u w:val="single"/>
        </w:rPr>
        <w:t>Implementation Proposal</w:t>
      </w:r>
      <w:bookmarkEnd w:id="167"/>
      <w:bookmarkEnd w:id="168"/>
      <w:bookmarkEnd w:id="169"/>
    </w:p>
    <w:p w14:paraId="6D5CD3D7" w14:textId="77777777" w:rsidR="005376FC" w:rsidRPr="00132907" w:rsidRDefault="005376FC" w:rsidP="005376FC">
      <w:pPr>
        <w:jc w:val="both"/>
        <w:rPr>
          <w:rFonts w:ascii="Arial" w:hAnsi="Arial" w:cs="Arial"/>
        </w:rPr>
      </w:pPr>
    </w:p>
    <w:p w14:paraId="1D37DC8A" w14:textId="2849D896" w:rsidR="005376FC" w:rsidRPr="00132907" w:rsidRDefault="005376FC" w:rsidP="005376FC">
      <w:pPr>
        <w:jc w:val="both"/>
        <w:rPr>
          <w:rFonts w:ascii="Arial" w:hAnsi="Arial" w:cs="Arial"/>
          <w:b/>
          <w:bCs/>
          <w:u w:val="single"/>
        </w:rPr>
      </w:pPr>
      <w:r w:rsidRPr="00132907">
        <w:rPr>
          <w:rFonts w:ascii="Arial" w:hAnsi="Arial" w:cs="Arial"/>
        </w:rPr>
        <w:t xml:space="preserve">The content to be considered when preparing the Implementation Proposal is indicated in Volume 3, </w:t>
      </w:r>
      <w:r w:rsidR="00222A9F">
        <w:rPr>
          <w:rFonts w:ascii="Arial" w:hAnsi="Arial" w:cs="Arial"/>
        </w:rPr>
        <w:t xml:space="preserve">of the Guidelines </w:t>
      </w:r>
      <w:r w:rsidRPr="00132907">
        <w:rPr>
          <w:rFonts w:ascii="Arial" w:hAnsi="Arial" w:cs="Arial"/>
        </w:rPr>
        <w:t>available in:</w:t>
      </w:r>
    </w:p>
    <w:p w14:paraId="0314504F" w14:textId="0BCA43F9" w:rsidR="005376FC" w:rsidRPr="00132907" w:rsidRDefault="005376FC" w:rsidP="005376FC">
      <w:pPr>
        <w:jc w:val="both"/>
        <w:rPr>
          <w:rFonts w:ascii="Arial" w:hAnsi="Arial" w:cs="Arial"/>
          <w:b/>
          <w:bCs/>
          <w:u w:val="single"/>
        </w:rPr>
      </w:pPr>
      <w:hyperlink r:id="rId21" w:history="1">
        <w:r w:rsidRPr="004B6244">
          <w:rPr>
            <w:rStyle w:val="Hyperlink"/>
            <w:rFonts w:ascii="Arial" w:hAnsi="Arial" w:cs="Arial"/>
          </w:rPr>
          <w:t>https://esastar-publication.sso.esa.int/supportingDocumentation/details/46</w:t>
        </w:r>
      </w:hyperlink>
      <w:r w:rsidRPr="00132907">
        <w:rPr>
          <w:rFonts w:ascii="Arial" w:hAnsi="Arial" w:cs="Arial"/>
        </w:rPr>
        <w:t>.</w:t>
      </w:r>
    </w:p>
    <w:p w14:paraId="3D59A6B0" w14:textId="77777777" w:rsidR="005376FC" w:rsidRPr="00132907" w:rsidRDefault="005376FC" w:rsidP="005376FC">
      <w:pPr>
        <w:jc w:val="both"/>
        <w:rPr>
          <w:rFonts w:ascii="Arial" w:hAnsi="Arial" w:cs="Arial"/>
        </w:rPr>
      </w:pPr>
    </w:p>
    <w:p w14:paraId="335C8C6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rPr>
      </w:pPr>
      <w:bookmarkStart w:id="170" w:name="_Toc181006030"/>
      <w:bookmarkStart w:id="171" w:name="_Toc181351768"/>
      <w:bookmarkStart w:id="172" w:name="_Toc181375288"/>
      <w:bookmarkStart w:id="173" w:name="_Toc185255768"/>
      <w:bookmarkStart w:id="174" w:name="_Toc188889928"/>
      <w:r w:rsidRPr="00132907">
        <w:rPr>
          <w:rFonts w:ascii="Arial" w:eastAsia="Arial" w:hAnsi="Arial" w:cs="Arial"/>
          <w:color w:val="auto"/>
          <w:u w:val="single"/>
        </w:rPr>
        <w:t>Planning</w:t>
      </w:r>
      <w:bookmarkEnd w:id="170"/>
      <w:bookmarkEnd w:id="171"/>
      <w:bookmarkEnd w:id="172"/>
      <w:bookmarkEnd w:id="173"/>
      <w:bookmarkEnd w:id="174"/>
    </w:p>
    <w:p w14:paraId="0083FDF4" w14:textId="77777777" w:rsidR="005376FC" w:rsidRPr="00132907" w:rsidRDefault="005376FC" w:rsidP="005376FC">
      <w:pPr>
        <w:rPr>
          <w:rFonts w:ascii="Arial" w:hAnsi="Arial" w:cs="Arial"/>
        </w:rPr>
      </w:pPr>
    </w:p>
    <w:p w14:paraId="62B230A3" w14:textId="77777777" w:rsidR="005376FC" w:rsidRPr="00132907" w:rsidRDefault="005376FC" w:rsidP="005376FC">
      <w:pPr>
        <w:jc w:val="both"/>
        <w:rPr>
          <w:rFonts w:ascii="Arial" w:hAnsi="Arial" w:cs="Arial"/>
        </w:rPr>
      </w:pPr>
      <w:r w:rsidRPr="00132907">
        <w:rPr>
          <w:rFonts w:ascii="Arial" w:hAnsi="Arial" w:cs="Arial"/>
        </w:rPr>
        <w:t>The expected total duration of the Contract is defined in months and specified in the Solicitation Documents. For Phased Contracts: The expected total duration of the Contract is a direct match to the one mentioned above, however with Phase(s) duration determined as not exceeding a certain period in months.</w:t>
      </w:r>
    </w:p>
    <w:p w14:paraId="6900C37E" w14:textId="77777777" w:rsidR="005376FC" w:rsidRPr="00132907" w:rsidRDefault="005376FC" w:rsidP="005376FC">
      <w:pPr>
        <w:jc w:val="both"/>
        <w:rPr>
          <w:rFonts w:ascii="Arial" w:hAnsi="Arial" w:cs="Arial"/>
        </w:rPr>
      </w:pPr>
      <w:r w:rsidRPr="00132907">
        <w:rPr>
          <w:rFonts w:ascii="Arial" w:hAnsi="Arial" w:cs="Arial"/>
        </w:rPr>
        <w:t>Tenderers are encouraged to evaluate the requested schedule and justify any deviation.</w:t>
      </w:r>
    </w:p>
    <w:p w14:paraId="5D589BC1" w14:textId="77777777" w:rsidR="005376FC" w:rsidRPr="00132907" w:rsidRDefault="005376FC" w:rsidP="005376FC">
      <w:pPr>
        <w:jc w:val="both"/>
        <w:rPr>
          <w:rFonts w:ascii="Arial" w:hAnsi="Arial" w:cs="Arial"/>
        </w:rPr>
      </w:pPr>
      <w:r w:rsidRPr="00132907">
        <w:rPr>
          <w:rFonts w:ascii="Arial" w:hAnsi="Arial" w:cs="Arial"/>
        </w:rPr>
        <w:t>Tenderers shall submit a work plan for the whole activity and per Phase, if any, in the form of a flow chart (in readable and recognisable format), showing the logic of the envisaged work to be undertaken.</w:t>
      </w:r>
    </w:p>
    <w:p w14:paraId="2B5C12EE" w14:textId="32335262" w:rsidR="005376FC" w:rsidRPr="00132907" w:rsidRDefault="005376FC" w:rsidP="005376FC">
      <w:pPr>
        <w:jc w:val="both"/>
        <w:rPr>
          <w:rFonts w:ascii="Arial" w:hAnsi="Arial" w:cs="Arial"/>
        </w:rPr>
      </w:pPr>
      <w:r w:rsidRPr="00132907">
        <w:rPr>
          <w:rFonts w:ascii="Arial" w:hAnsi="Arial" w:cs="Arial"/>
        </w:rPr>
        <w:t>Tenderers shall submit the planning proposal in accordance with Volume 3</w:t>
      </w:r>
      <w:r w:rsidR="00222A9F">
        <w:rPr>
          <w:rFonts w:ascii="Arial" w:hAnsi="Arial" w:cs="Arial"/>
        </w:rPr>
        <w:t xml:space="preserve"> of the Guidelines</w:t>
      </w:r>
      <w:r w:rsidRPr="00132907">
        <w:rPr>
          <w:rFonts w:ascii="Arial" w:hAnsi="Arial" w:cs="Arial"/>
        </w:rPr>
        <w:t>, in the form of a Gantt chart to be provided in readable and recognisable format.</w:t>
      </w:r>
    </w:p>
    <w:p w14:paraId="064F09CF" w14:textId="77777777" w:rsidR="005376FC" w:rsidRPr="00132907" w:rsidRDefault="005376FC" w:rsidP="005376FC">
      <w:pPr>
        <w:jc w:val="both"/>
        <w:rPr>
          <w:rFonts w:ascii="Arial" w:hAnsi="Arial" w:cs="Arial"/>
        </w:rPr>
      </w:pPr>
      <w:r w:rsidRPr="00132907">
        <w:rPr>
          <w:rFonts w:ascii="Arial" w:hAnsi="Arial" w:cs="Arial"/>
        </w:rPr>
        <w:t>The Gantt chart shall duly reflect the relevant Work Package title and number as per Work Breakdown Structure and Work Packages Description, and per Phases, if any.</w:t>
      </w:r>
    </w:p>
    <w:p w14:paraId="2137F968" w14:textId="77777777" w:rsidR="005376FC" w:rsidRPr="00132907" w:rsidRDefault="005376FC" w:rsidP="005376FC">
      <w:pPr>
        <w:jc w:val="both"/>
        <w:rPr>
          <w:rFonts w:ascii="Arial" w:hAnsi="Arial" w:cs="Arial"/>
        </w:rPr>
      </w:pPr>
      <w:r w:rsidRPr="00132907">
        <w:rPr>
          <w:rFonts w:ascii="Arial" w:hAnsi="Arial" w:cs="Arial"/>
        </w:rPr>
        <w:t>In establishing the planning, Tenderers shall take account of the need of the Agency to review and/or approve intermediate deliverables and shall include sufficient time for the Agency to do so.</w:t>
      </w:r>
    </w:p>
    <w:p w14:paraId="7B67CEE3" w14:textId="77777777" w:rsidR="005376FC" w:rsidRPr="00132907" w:rsidRDefault="005376FC" w:rsidP="005376FC">
      <w:pPr>
        <w:jc w:val="both"/>
        <w:rPr>
          <w:rFonts w:ascii="Arial" w:hAnsi="Arial" w:cs="Arial"/>
        </w:rPr>
      </w:pPr>
      <w:r w:rsidRPr="00132907">
        <w:rPr>
          <w:rFonts w:ascii="Arial" w:hAnsi="Arial" w:cs="Arial"/>
        </w:rPr>
        <w:t>Tenderers shall identify the schedule planning constraints and assumptions on which the proposed schedule is based.</w:t>
      </w:r>
    </w:p>
    <w:p w14:paraId="5878DEF0" w14:textId="77777777" w:rsidR="005376FC" w:rsidRPr="00132907" w:rsidRDefault="005376FC" w:rsidP="005376FC">
      <w:pPr>
        <w:jc w:val="both"/>
        <w:rPr>
          <w:rFonts w:ascii="Arial" w:hAnsi="Arial" w:cs="Arial"/>
        </w:rPr>
      </w:pPr>
    </w:p>
    <w:p w14:paraId="300D7C6C"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75" w:name="_Toc181006031"/>
      <w:bookmarkStart w:id="176" w:name="_Toc181351769"/>
      <w:bookmarkStart w:id="177" w:name="_Toc181375289"/>
      <w:bookmarkStart w:id="178" w:name="_Toc185255769"/>
      <w:bookmarkStart w:id="179" w:name="_Toc188889929"/>
      <w:r w:rsidRPr="00132907">
        <w:rPr>
          <w:rFonts w:ascii="Arial" w:eastAsia="Arial" w:hAnsi="Arial" w:cs="Arial"/>
          <w:color w:val="auto"/>
          <w:u w:val="single"/>
        </w:rPr>
        <w:t>List of Deliverable Items</w:t>
      </w:r>
      <w:bookmarkEnd w:id="175"/>
      <w:bookmarkEnd w:id="176"/>
      <w:bookmarkEnd w:id="177"/>
      <w:bookmarkEnd w:id="178"/>
      <w:bookmarkEnd w:id="179"/>
    </w:p>
    <w:p w14:paraId="106B0FE8" w14:textId="77777777" w:rsidR="005376FC" w:rsidRPr="00132907" w:rsidRDefault="005376FC" w:rsidP="005376FC">
      <w:pPr>
        <w:rPr>
          <w:rFonts w:ascii="Arial" w:hAnsi="Arial" w:cs="Arial"/>
        </w:rPr>
      </w:pPr>
    </w:p>
    <w:p w14:paraId="3F88A06F" w14:textId="5D0FA05A" w:rsidR="00D25896" w:rsidRPr="00132907" w:rsidRDefault="005376FC" w:rsidP="005376FC">
      <w:pPr>
        <w:tabs>
          <w:tab w:val="left" w:pos="0"/>
          <w:tab w:val="left" w:pos="567"/>
        </w:tabs>
        <w:spacing w:line="240" w:lineRule="auto"/>
        <w:ind w:left="567" w:hanging="567"/>
        <w:contextualSpacing/>
        <w:jc w:val="both"/>
        <w:rPr>
          <w:rFonts w:ascii="Arial" w:hAnsi="Arial" w:cs="Arial"/>
          <w:color w:val="0000FF"/>
        </w:rPr>
      </w:pPr>
      <w:r w:rsidRPr="00132907">
        <w:rPr>
          <w:rFonts w:ascii="Arial" w:hAnsi="Arial" w:cs="Arial"/>
        </w:rPr>
        <w:t>Tenderers shall provide a statement of compliance to the list of deliverables (Deliverable Documentation, Hardware, Fixed Assets, Software whereas applicable) foreseen in the Statement of Work justifying any deviation</w:t>
      </w:r>
      <w:r w:rsidRPr="00132907">
        <w:rPr>
          <w:rFonts w:ascii="Arial" w:hAnsi="Arial" w:cs="Arial"/>
          <w:color w:val="0000FF"/>
        </w:rPr>
        <w:t xml:space="preserve"> </w:t>
      </w:r>
    </w:p>
    <w:p w14:paraId="57DDEBCD" w14:textId="08011ADA" w:rsidR="005376FC" w:rsidRPr="00132907" w:rsidRDefault="005376FC">
      <w:pPr>
        <w:spacing w:after="160" w:line="259" w:lineRule="auto"/>
        <w:rPr>
          <w:rFonts w:ascii="Arial" w:hAnsi="Arial" w:cs="Arial"/>
          <w:b/>
          <w:color w:val="0000FF"/>
          <w:u w:val="single"/>
        </w:rPr>
      </w:pPr>
      <w:r w:rsidRPr="00132907">
        <w:rPr>
          <w:rFonts w:ascii="Arial" w:hAnsi="Arial" w:cs="Arial"/>
          <w:b/>
          <w:color w:val="0000FF"/>
          <w:u w:val="single"/>
        </w:rPr>
        <w:br w:type="page"/>
      </w:r>
    </w:p>
    <w:p w14:paraId="764748D6" w14:textId="77777777" w:rsidR="005376FC" w:rsidRPr="00132907" w:rsidRDefault="005376FC" w:rsidP="005376FC">
      <w:pPr>
        <w:jc w:val="both"/>
        <w:rPr>
          <w:rFonts w:ascii="Arial" w:hAnsi="Arial" w:cs="Arial"/>
        </w:rPr>
      </w:pPr>
      <w:r w:rsidRPr="00132907">
        <w:rPr>
          <w:rFonts w:ascii="Arial" w:hAnsi="Arial" w:cs="Arial"/>
        </w:rPr>
        <w:lastRenderedPageBreak/>
        <w:t>If applicable, for Hardware, Tenderers shall indicate the number of units which will be delivered. For Software, Models and Data, Tenderers shall indicate in which format it will be delivered and if any licences/Third Party(ies) licences will be delivered to ESA.</w:t>
      </w:r>
    </w:p>
    <w:p w14:paraId="27C23899" w14:textId="77777777" w:rsidR="005376FC" w:rsidRPr="00132907" w:rsidRDefault="005376FC" w:rsidP="005376FC">
      <w:pPr>
        <w:rPr>
          <w:rFonts w:ascii="Arial" w:hAnsi="Arial" w:cs="Arial"/>
        </w:rPr>
      </w:pPr>
    </w:p>
    <w:p w14:paraId="61020CF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80" w:name="_3.4.3._WBS_and"/>
      <w:bookmarkStart w:id="181" w:name="_Toc181006032"/>
      <w:bookmarkStart w:id="182" w:name="_Toc181351770"/>
      <w:bookmarkStart w:id="183" w:name="_Toc181375290"/>
      <w:bookmarkStart w:id="184" w:name="_Ref185243977"/>
      <w:bookmarkStart w:id="185" w:name="_Ref185243982"/>
      <w:bookmarkStart w:id="186" w:name="_Ref185252615"/>
      <w:bookmarkStart w:id="187" w:name="_Ref185252616"/>
      <w:bookmarkStart w:id="188" w:name="_Toc185255770"/>
      <w:bookmarkStart w:id="189" w:name="_Toc188889930"/>
      <w:bookmarkEnd w:id="180"/>
      <w:r w:rsidRPr="00132907">
        <w:rPr>
          <w:rFonts w:ascii="Arial" w:eastAsia="Arial" w:hAnsi="Arial" w:cs="Arial"/>
          <w:color w:val="auto"/>
          <w:u w:val="single"/>
        </w:rPr>
        <w:t>WBS and WPD</w:t>
      </w:r>
      <w:bookmarkEnd w:id="181"/>
      <w:bookmarkEnd w:id="182"/>
      <w:bookmarkEnd w:id="183"/>
      <w:bookmarkEnd w:id="184"/>
      <w:bookmarkEnd w:id="185"/>
      <w:bookmarkEnd w:id="186"/>
      <w:bookmarkEnd w:id="187"/>
      <w:bookmarkEnd w:id="188"/>
      <w:bookmarkEnd w:id="189"/>
    </w:p>
    <w:p w14:paraId="26B923B9" w14:textId="77777777" w:rsidR="005376FC" w:rsidRPr="00132907" w:rsidRDefault="005376FC" w:rsidP="005376FC">
      <w:pPr>
        <w:rPr>
          <w:rFonts w:ascii="Arial" w:hAnsi="Arial" w:cs="Arial"/>
        </w:rPr>
      </w:pPr>
    </w:p>
    <w:p w14:paraId="279C3392" w14:textId="5AFA91A0" w:rsidR="005376FC" w:rsidRPr="00132907" w:rsidRDefault="005376FC" w:rsidP="005376FC">
      <w:pPr>
        <w:jc w:val="both"/>
        <w:rPr>
          <w:rFonts w:ascii="Arial" w:hAnsi="Arial" w:cs="Arial"/>
        </w:rPr>
      </w:pPr>
      <w:r w:rsidRPr="00132907">
        <w:rPr>
          <w:rFonts w:ascii="Arial" w:hAnsi="Arial" w:cs="Arial"/>
        </w:rPr>
        <w:t>A management section showing a suitable Work Breakdown Structure (“WBS”, see Volume 3</w:t>
      </w:r>
      <w:r w:rsidR="00222A9F">
        <w:rPr>
          <w:rFonts w:ascii="Arial" w:hAnsi="Arial" w:cs="Arial"/>
        </w:rPr>
        <w:t xml:space="preserve"> of the Guidelines</w:t>
      </w:r>
      <w:r w:rsidRPr="00132907">
        <w:rPr>
          <w:rFonts w:ascii="Arial" w:hAnsi="Arial" w:cs="Arial"/>
        </w:rPr>
        <w:t>, for background information) reflecting the Work Packages organisation and the responsible entity in a graph form shall be provided.</w:t>
      </w:r>
    </w:p>
    <w:p w14:paraId="6260B10A" w14:textId="77777777" w:rsidR="005376FC" w:rsidRPr="00132907" w:rsidRDefault="005376FC" w:rsidP="005376FC">
      <w:pPr>
        <w:jc w:val="both"/>
        <w:rPr>
          <w:rFonts w:ascii="Arial" w:hAnsi="Arial" w:cs="Arial"/>
        </w:rPr>
      </w:pPr>
    </w:p>
    <w:p w14:paraId="2E7326D5" w14:textId="0FEF1761" w:rsidR="005376FC" w:rsidRPr="00132907" w:rsidRDefault="005376FC" w:rsidP="005376FC">
      <w:pPr>
        <w:jc w:val="both"/>
        <w:rPr>
          <w:rFonts w:ascii="Arial" w:hAnsi="Arial" w:cs="Arial"/>
        </w:rPr>
      </w:pPr>
      <w:r w:rsidRPr="00132907">
        <w:rPr>
          <w:rFonts w:ascii="Arial" w:hAnsi="Arial" w:cs="Arial"/>
        </w:rPr>
        <w:t>For each Work Package, the Tenderer shall fill in the PSS A20 form, available on esa-star Publication</w:t>
      </w:r>
      <w:r w:rsidRPr="00132907">
        <w:rPr>
          <w:rFonts w:ascii="Arial" w:hAnsi="Arial" w:cs="Arial"/>
          <w:color w:val="0000FF"/>
        </w:rPr>
        <w:t xml:space="preserve"> </w:t>
      </w:r>
      <w:hyperlink r:id="rId22" w:history="1">
        <w:r w:rsidRPr="00132907">
          <w:rPr>
            <w:rStyle w:val="Hyperlink"/>
            <w:rFonts w:ascii="Arial" w:hAnsi="Arial" w:cs="Arial"/>
            <w:color w:val="0000FF"/>
          </w:rPr>
          <w:t>https://esastar-publication.sso.esa.int/supportingDocumentation</w:t>
        </w:r>
      </w:hyperlink>
      <w:r w:rsidRPr="00132907">
        <w:rPr>
          <w:rFonts w:ascii="Arial" w:hAnsi="Arial" w:cs="Arial"/>
        </w:rPr>
        <w:t xml:space="preserve">. </w:t>
      </w:r>
    </w:p>
    <w:p w14:paraId="412E959A" w14:textId="77777777" w:rsidR="005376FC" w:rsidRPr="00132907" w:rsidRDefault="005376FC" w:rsidP="005376FC">
      <w:pPr>
        <w:jc w:val="both"/>
        <w:rPr>
          <w:rFonts w:ascii="Arial" w:hAnsi="Arial" w:cs="Arial"/>
        </w:rPr>
      </w:pPr>
    </w:p>
    <w:p w14:paraId="12A5751A" w14:textId="3274AD71" w:rsidR="005376FC" w:rsidRPr="00132907" w:rsidRDefault="005376FC" w:rsidP="005376FC">
      <w:pPr>
        <w:jc w:val="both"/>
        <w:rPr>
          <w:rFonts w:ascii="Arial" w:hAnsi="Arial" w:cs="Arial"/>
        </w:rPr>
      </w:pPr>
      <w:r w:rsidRPr="00132907">
        <w:rPr>
          <w:rFonts w:ascii="Arial" w:hAnsi="Arial" w:cs="Arial"/>
        </w:rPr>
        <w:t>The following shall be added to each Work Package description:</w:t>
      </w:r>
    </w:p>
    <w:p w14:paraId="708A1100"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Objectives</w:t>
      </w:r>
    </w:p>
    <w:p w14:paraId="7BBB33CB"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Inputs</w:t>
      </w:r>
    </w:p>
    <w:p w14:paraId="57BEEA41"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Tasks</w:t>
      </w:r>
    </w:p>
    <w:p w14:paraId="522DB506"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Outputs</w:t>
      </w:r>
    </w:p>
    <w:p w14:paraId="3E869939" w14:textId="77777777" w:rsidR="005376FC" w:rsidRPr="00132907" w:rsidRDefault="005376FC" w:rsidP="005376FC">
      <w:pPr>
        <w:pStyle w:val="ListParagraph"/>
        <w:numPr>
          <w:ilvl w:val="0"/>
          <w:numId w:val="39"/>
        </w:numPr>
        <w:spacing w:line="259" w:lineRule="auto"/>
        <w:jc w:val="both"/>
        <w:rPr>
          <w:rFonts w:ascii="Arial" w:hAnsi="Arial" w:cs="Arial"/>
        </w:rPr>
      </w:pPr>
      <w:r w:rsidRPr="00132907">
        <w:rPr>
          <w:rFonts w:ascii="Arial" w:hAnsi="Arial" w:cs="Arial"/>
        </w:rPr>
        <w:t>Exclusions</w:t>
      </w:r>
    </w:p>
    <w:p w14:paraId="4CB0E4B7" w14:textId="77777777" w:rsidR="005376FC" w:rsidRPr="00132907" w:rsidRDefault="005376FC" w:rsidP="005376FC">
      <w:pPr>
        <w:jc w:val="both"/>
        <w:rPr>
          <w:rFonts w:ascii="Arial" w:hAnsi="Arial" w:cs="Arial"/>
        </w:rPr>
      </w:pPr>
    </w:p>
    <w:p w14:paraId="3943257C"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applicable if there is processing of personal data as a task in the SoW/Proposal</w:t>
      </w:r>
      <w:r w:rsidRPr="00132907">
        <w:rPr>
          <w:rFonts w:ascii="Arial" w:hAnsi="Arial" w:cs="Arial"/>
          <w:b/>
          <w:bCs/>
          <w:color w:val="2718F0"/>
        </w:rPr>
        <w:t>]</w:t>
      </w:r>
    </w:p>
    <w:p w14:paraId="6001DA31"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eastAsia="Arial" w:hAnsi="Arial" w:cs="Arial"/>
          <w:color w:val="auto"/>
          <w:u w:val="single"/>
        </w:rPr>
      </w:pPr>
      <w:bookmarkStart w:id="190" w:name="_Personal_Data_Processing"/>
      <w:bookmarkStart w:id="191" w:name="_Toc181006034"/>
      <w:bookmarkStart w:id="192" w:name="_Toc181351772"/>
      <w:bookmarkStart w:id="193" w:name="_Toc181375292"/>
      <w:bookmarkStart w:id="194" w:name="_Ref185244013"/>
      <w:bookmarkStart w:id="195" w:name="_Ref185244015"/>
      <w:bookmarkStart w:id="196" w:name="_Ref185252617"/>
      <w:bookmarkStart w:id="197" w:name="_Ref185252618"/>
      <w:bookmarkStart w:id="198" w:name="_Toc185255771"/>
      <w:bookmarkStart w:id="199" w:name="_Toc188889931"/>
      <w:bookmarkEnd w:id="190"/>
      <w:r w:rsidRPr="00132907">
        <w:rPr>
          <w:rFonts w:ascii="Arial" w:eastAsia="Arial" w:hAnsi="Arial" w:cs="Arial"/>
          <w:color w:val="auto"/>
          <w:u w:val="single"/>
        </w:rPr>
        <w:t>Personal Data Processing</w:t>
      </w:r>
      <w:bookmarkEnd w:id="191"/>
      <w:bookmarkEnd w:id="192"/>
      <w:bookmarkEnd w:id="193"/>
      <w:bookmarkEnd w:id="194"/>
      <w:bookmarkEnd w:id="195"/>
      <w:bookmarkEnd w:id="196"/>
      <w:bookmarkEnd w:id="197"/>
      <w:bookmarkEnd w:id="198"/>
      <w:bookmarkEnd w:id="199"/>
    </w:p>
    <w:p w14:paraId="421C62F7" w14:textId="77777777" w:rsidR="005376FC" w:rsidRPr="00132907" w:rsidRDefault="005376FC" w:rsidP="005376FC">
      <w:pPr>
        <w:rPr>
          <w:rFonts w:ascii="Arial" w:hAnsi="Arial" w:cs="Arial"/>
        </w:rPr>
      </w:pPr>
    </w:p>
    <w:p w14:paraId="560D7D6A" w14:textId="77777777" w:rsidR="005376FC" w:rsidRPr="00132907" w:rsidRDefault="005376FC" w:rsidP="005376FC">
      <w:pPr>
        <w:jc w:val="both"/>
        <w:rPr>
          <w:rFonts w:ascii="Arial" w:hAnsi="Arial" w:cs="Arial"/>
        </w:rPr>
      </w:pPr>
      <w:r w:rsidRPr="00132907">
        <w:rPr>
          <w:rFonts w:ascii="Arial" w:hAnsi="Arial" w:cs="Arial"/>
        </w:rPr>
        <w:t>As the work to be performed entails processing of Personal Data, compliance to the Agency’s Personal Data Protection Framework shall be substantiated. In this respect, the Tenderer shall present in the tender:</w:t>
      </w:r>
    </w:p>
    <w:p w14:paraId="5E91239F" w14:textId="77777777" w:rsidR="005376FC" w:rsidRPr="00132907" w:rsidRDefault="005376FC" w:rsidP="005376FC">
      <w:pPr>
        <w:jc w:val="both"/>
        <w:rPr>
          <w:rFonts w:ascii="Arial" w:hAnsi="Arial" w:cs="Arial"/>
        </w:rPr>
      </w:pPr>
    </w:p>
    <w:p w14:paraId="01107BFC"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i/>
        </w:rPr>
      </w:pPr>
      <w:r w:rsidRPr="00132907">
        <w:rPr>
          <w:rFonts w:ascii="Arial" w:eastAsia="Arial" w:hAnsi="Arial" w:cs="Arial"/>
        </w:rPr>
        <w:t>How and on which tools, in which location (country) will the Personal Data be processed, and for how long will it be stored (retention period)? How will Personal Data be securely deleted at the end of the Contract? Will Subcontractor(s) be engaged?</w:t>
      </w:r>
    </w:p>
    <w:p w14:paraId="70711144" w14:textId="77777777" w:rsidR="005376FC" w:rsidRPr="00132907" w:rsidRDefault="005376FC" w:rsidP="005376FC">
      <w:pPr>
        <w:jc w:val="both"/>
        <w:rPr>
          <w:rFonts w:ascii="Arial" w:eastAsia="Arial" w:hAnsi="Arial" w:cs="Arial"/>
        </w:rPr>
      </w:pPr>
    </w:p>
    <w:p w14:paraId="3CB049AD"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sidRPr="00132907">
        <w:rPr>
          <w:rFonts w:ascii="Arial" w:eastAsia="Arial" w:hAnsi="Arial" w:cs="Arial"/>
        </w:rPr>
        <w:t>How will the consent of the Data Subjects be collected and managed? How will Data Subjects be informed about the processing of their Personal Data and the procedures for exercising Data Subject’s rights?</w:t>
      </w:r>
    </w:p>
    <w:p w14:paraId="52074D7C" w14:textId="77777777" w:rsidR="005376FC" w:rsidRPr="00132907" w:rsidRDefault="005376FC" w:rsidP="005376FC">
      <w:pPr>
        <w:pStyle w:val="ListParagraph"/>
        <w:ind w:left="1080"/>
        <w:jc w:val="both"/>
        <w:rPr>
          <w:rFonts w:ascii="Arial" w:eastAsia="Arial" w:hAnsi="Arial" w:cs="Arial"/>
        </w:rPr>
      </w:pPr>
    </w:p>
    <w:p w14:paraId="7D346D81"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sidRPr="00132907">
        <w:rPr>
          <w:rFonts w:ascii="Arial" w:eastAsia="Arial" w:hAnsi="Arial" w:cs="Arial"/>
        </w:rPr>
        <w:t>How will the Personal Data be transferred to the Agency?</w:t>
      </w:r>
    </w:p>
    <w:p w14:paraId="5F59D770" w14:textId="77777777" w:rsidR="005376FC" w:rsidRPr="00132907" w:rsidRDefault="005376FC" w:rsidP="005376FC">
      <w:pPr>
        <w:pStyle w:val="ListParagraph"/>
        <w:ind w:left="1080"/>
        <w:jc w:val="both"/>
        <w:rPr>
          <w:rFonts w:ascii="Arial" w:eastAsia="Arial" w:hAnsi="Arial" w:cs="Arial"/>
        </w:rPr>
      </w:pPr>
    </w:p>
    <w:p w14:paraId="14AABAFB"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sidRPr="00132907">
        <w:rPr>
          <w:rFonts w:ascii="Arial" w:eastAsia="Arial" w:hAnsi="Arial" w:cs="Arial"/>
        </w:rPr>
        <w:t>Which organisational and security measures are put in place to protect the Personal Data from unauthorised disclosure (e.g. personnel trained, access management)?</w:t>
      </w:r>
    </w:p>
    <w:p w14:paraId="74D3FA1C" w14:textId="77777777" w:rsidR="005376FC" w:rsidRPr="00132907" w:rsidRDefault="005376FC" w:rsidP="005376FC">
      <w:pPr>
        <w:pStyle w:val="ListParagraph"/>
        <w:ind w:left="1080"/>
        <w:jc w:val="both"/>
        <w:rPr>
          <w:rFonts w:ascii="Arial" w:eastAsia="Arial" w:hAnsi="Arial" w:cs="Arial"/>
        </w:rPr>
      </w:pPr>
    </w:p>
    <w:p w14:paraId="032EF697" w14:textId="77777777" w:rsidR="005376FC" w:rsidRPr="00132907" w:rsidRDefault="005376FC" w:rsidP="005376FC">
      <w:pPr>
        <w:pStyle w:val="ListParagraph"/>
        <w:numPr>
          <w:ilvl w:val="3"/>
          <w:numId w:val="36"/>
        </w:numPr>
        <w:spacing w:line="259" w:lineRule="auto"/>
        <w:ind w:left="0" w:firstLine="0"/>
        <w:jc w:val="both"/>
        <w:rPr>
          <w:rFonts w:ascii="Arial" w:eastAsia="Arial" w:hAnsi="Arial" w:cs="Arial"/>
        </w:rPr>
      </w:pPr>
      <w:r w:rsidRPr="00132907">
        <w:rPr>
          <w:rFonts w:ascii="Arial" w:eastAsia="Arial" w:hAnsi="Arial" w:cs="Arial"/>
        </w:rPr>
        <w:t>What is the incident management procedure relevant to the protection of Personal Data?</w:t>
      </w:r>
    </w:p>
    <w:p w14:paraId="79AFED57" w14:textId="77777777" w:rsidR="00D25896" w:rsidRPr="00132907" w:rsidRDefault="00D25896" w:rsidP="00D25896">
      <w:pPr>
        <w:spacing w:line="240" w:lineRule="auto"/>
        <w:jc w:val="both"/>
        <w:rPr>
          <w:rFonts w:ascii="Arial" w:hAnsi="Arial" w:cs="Arial"/>
          <w:strike/>
        </w:rPr>
      </w:pPr>
      <w:r w:rsidRPr="00132907">
        <w:rPr>
          <w:rFonts w:ascii="Arial" w:hAnsi="Arial" w:cs="Arial"/>
          <w:strike/>
        </w:rPr>
        <w:br w:type="page"/>
      </w:r>
    </w:p>
    <w:p w14:paraId="542094B9" w14:textId="77777777" w:rsidR="005376FC" w:rsidRPr="00132907" w:rsidRDefault="005376FC" w:rsidP="005376FC">
      <w:pPr>
        <w:jc w:val="both"/>
        <w:rPr>
          <w:rFonts w:ascii="Arial" w:eastAsia="Arial" w:hAnsi="Arial" w:cs="Arial"/>
        </w:rPr>
      </w:pPr>
      <w:r w:rsidRPr="00132907">
        <w:rPr>
          <w:rFonts w:ascii="Arial" w:eastAsia="Arial" w:hAnsi="Arial" w:cs="Arial"/>
        </w:rPr>
        <w:lastRenderedPageBreak/>
        <w:t>In view of the above, the Tenderer is requested to provide any additional information on the Personal Data protection measures they may have put in place in order to comply with the applicable laws and regulations.</w:t>
      </w:r>
    </w:p>
    <w:p w14:paraId="00F66DAE" w14:textId="77777777" w:rsidR="005376FC" w:rsidRPr="00132907" w:rsidRDefault="005376FC" w:rsidP="005376FC">
      <w:pPr>
        <w:jc w:val="both"/>
        <w:rPr>
          <w:rFonts w:ascii="Arial" w:eastAsia="Arial" w:hAnsi="Arial" w:cs="Arial"/>
          <w:b/>
          <w:bCs/>
          <w:color w:val="0000FF"/>
        </w:rPr>
      </w:pPr>
      <w:r w:rsidRPr="00132907">
        <w:rPr>
          <w:rFonts w:ascii="Arial" w:eastAsia="Arial" w:hAnsi="Arial" w:cs="Arial"/>
          <w:b/>
          <w:bCs/>
          <w:color w:val="0000FF"/>
        </w:rPr>
        <w:t>[END OPTION]</w:t>
      </w:r>
    </w:p>
    <w:p w14:paraId="08DA51FA" w14:textId="77777777" w:rsidR="005376FC" w:rsidRPr="00132907" w:rsidRDefault="005376FC" w:rsidP="005376FC">
      <w:pPr>
        <w:jc w:val="both"/>
        <w:rPr>
          <w:rFonts w:ascii="Arial" w:eastAsia="Arial" w:hAnsi="Arial" w:cs="Arial"/>
          <w:b/>
        </w:rPr>
      </w:pPr>
    </w:p>
    <w:p w14:paraId="3A87AC47" w14:textId="77777777" w:rsidR="005376FC" w:rsidRPr="00132907" w:rsidRDefault="005376FC" w:rsidP="005376FC">
      <w:pPr>
        <w:pStyle w:val="Heading2"/>
        <w:numPr>
          <w:ilvl w:val="1"/>
          <w:numId w:val="36"/>
        </w:numPr>
        <w:tabs>
          <w:tab w:val="num" w:pos="360"/>
        </w:tabs>
        <w:spacing w:before="0"/>
        <w:ind w:left="0" w:firstLine="0"/>
        <w:rPr>
          <w:rFonts w:ascii="Arial" w:hAnsi="Arial" w:cs="Arial"/>
          <w:b/>
          <w:bCs/>
          <w:color w:val="auto"/>
          <w:sz w:val="24"/>
          <w:szCs w:val="24"/>
          <w:u w:val="single"/>
        </w:rPr>
      </w:pPr>
      <w:bookmarkStart w:id="200" w:name="_Toc181006035"/>
      <w:bookmarkStart w:id="201" w:name="_Toc181351773"/>
      <w:bookmarkStart w:id="202" w:name="_Toc181375293"/>
      <w:bookmarkStart w:id="203" w:name="_Toc185255772"/>
      <w:bookmarkStart w:id="204" w:name="_Toc188889932"/>
      <w:r w:rsidRPr="00132907">
        <w:rPr>
          <w:rFonts w:ascii="Arial" w:hAnsi="Arial" w:cs="Arial"/>
          <w:b/>
          <w:bCs/>
          <w:color w:val="auto"/>
          <w:sz w:val="24"/>
          <w:szCs w:val="24"/>
          <w:u w:val="single"/>
        </w:rPr>
        <w:t>Financial Proposal</w:t>
      </w:r>
      <w:bookmarkEnd w:id="200"/>
      <w:bookmarkEnd w:id="201"/>
      <w:bookmarkEnd w:id="202"/>
      <w:bookmarkEnd w:id="203"/>
      <w:bookmarkEnd w:id="204"/>
    </w:p>
    <w:p w14:paraId="01E8F793" w14:textId="77777777" w:rsidR="005376FC" w:rsidRPr="00132907" w:rsidRDefault="005376FC" w:rsidP="005376FC">
      <w:pPr>
        <w:rPr>
          <w:rFonts w:ascii="Arial" w:hAnsi="Arial" w:cs="Arial"/>
        </w:rPr>
      </w:pPr>
    </w:p>
    <w:p w14:paraId="616E810A"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rPr>
      </w:pPr>
      <w:bookmarkStart w:id="205" w:name="_Toc181351774"/>
      <w:bookmarkStart w:id="206" w:name="_Toc181375294"/>
      <w:bookmarkStart w:id="207" w:name="_Toc185255773"/>
      <w:bookmarkStart w:id="208" w:name="_Toc188889933"/>
      <w:r w:rsidRPr="00132907">
        <w:rPr>
          <w:rFonts w:ascii="Arial" w:hAnsi="Arial" w:cs="Arial"/>
          <w:color w:val="auto"/>
          <w:u w:val="single"/>
        </w:rPr>
        <w:t>Cost price data</w:t>
      </w:r>
      <w:bookmarkEnd w:id="205"/>
      <w:bookmarkEnd w:id="206"/>
      <w:bookmarkEnd w:id="207"/>
      <w:bookmarkEnd w:id="208"/>
    </w:p>
    <w:p w14:paraId="67595724" w14:textId="77777777" w:rsidR="005376FC" w:rsidRPr="00132907" w:rsidRDefault="005376FC" w:rsidP="005376FC">
      <w:pPr>
        <w:jc w:val="both"/>
        <w:rPr>
          <w:rFonts w:ascii="Arial" w:hAnsi="Arial" w:cs="Arial"/>
          <w:u w:val="single"/>
        </w:rPr>
      </w:pPr>
    </w:p>
    <w:p w14:paraId="068481B4" w14:textId="77777777" w:rsidR="005376FC" w:rsidRPr="00132907" w:rsidRDefault="005376FC" w:rsidP="005376FC">
      <w:pPr>
        <w:jc w:val="both"/>
        <w:rPr>
          <w:rFonts w:ascii="Arial" w:hAnsi="Arial" w:cs="Arial"/>
        </w:rPr>
      </w:pPr>
      <w:bookmarkStart w:id="209" w:name="_Toc181006036"/>
      <w:r w:rsidRPr="00132907">
        <w:rPr>
          <w:rFonts w:ascii="Arial" w:hAnsi="Arial" w:cs="Arial"/>
        </w:rPr>
        <w:t>The PSS forms (Issue 5), including instructions on how to use them, are available on esa-star Publication</w:t>
      </w:r>
      <w:bookmarkEnd w:id="209"/>
      <w:r w:rsidRPr="00132907">
        <w:rPr>
          <w:rFonts w:ascii="Arial" w:hAnsi="Arial" w:cs="Arial"/>
        </w:rPr>
        <w:t xml:space="preserve">: </w:t>
      </w:r>
      <w:hyperlink r:id="rId23">
        <w:r w:rsidRPr="00132907">
          <w:rPr>
            <w:rStyle w:val="Hyperlink"/>
            <w:rFonts w:ascii="Arial" w:hAnsi="Arial" w:cs="Arial"/>
            <w:color w:val="0000FF"/>
          </w:rPr>
          <w:t>https://esastar-publication.sso.esa.int/supportingDocumentation/filter/all?s=pss</w:t>
        </w:r>
      </w:hyperlink>
      <w:r w:rsidRPr="00132907">
        <w:rPr>
          <w:rFonts w:ascii="Arial" w:hAnsi="Arial" w:cs="Arial"/>
        </w:rPr>
        <w:t xml:space="preserve">. </w:t>
      </w:r>
    </w:p>
    <w:p w14:paraId="0E544514" w14:textId="77777777" w:rsidR="005376FC" w:rsidRPr="00132907" w:rsidRDefault="005376FC" w:rsidP="005376FC">
      <w:pPr>
        <w:jc w:val="both"/>
        <w:rPr>
          <w:rFonts w:ascii="Arial" w:hAnsi="Arial" w:cs="Arial"/>
        </w:rPr>
      </w:pPr>
    </w:p>
    <w:p w14:paraId="6970F03E" w14:textId="247096C2" w:rsidR="005376FC" w:rsidRPr="00132907" w:rsidRDefault="005376FC" w:rsidP="005376FC">
      <w:pPr>
        <w:jc w:val="both"/>
        <w:rPr>
          <w:rFonts w:ascii="Arial" w:hAnsi="Arial" w:cs="Arial"/>
        </w:rPr>
      </w:pPr>
      <w:r w:rsidRPr="00132907">
        <w:rPr>
          <w:rFonts w:ascii="Arial" w:hAnsi="Arial" w:cs="Arial"/>
        </w:rPr>
        <w:t xml:space="preserve">The following PSS forms shall be completed and signed for the Tenderers </w:t>
      </w:r>
      <w:r w:rsidRPr="00132907">
        <w:rPr>
          <w:rFonts w:ascii="Arial" w:hAnsi="Arial" w:cs="Arial"/>
          <w:b/>
          <w:bCs/>
        </w:rPr>
        <w:t>and for each Subcontractor proposed</w:t>
      </w:r>
      <w:r w:rsidRPr="00132907">
        <w:rPr>
          <w:rFonts w:ascii="Arial" w:hAnsi="Arial" w:cs="Arial"/>
        </w:rPr>
        <w:t>, per company and per Phase, if any, and for the entire activity:</w:t>
      </w:r>
    </w:p>
    <w:p w14:paraId="2CBD7781"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PSS A1</w:t>
      </w:r>
    </w:p>
    <w:p w14:paraId="7B9E68CD"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 xml:space="preserve">PSS A2, including Exhibit A and Exhibit B forms as applicable </w:t>
      </w:r>
    </w:p>
    <w:p w14:paraId="0727719E"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PSS A8, with Work Packages using the same identifiers as in the proposed WBS/WPD</w:t>
      </w:r>
    </w:p>
    <w:p w14:paraId="0F3E78AB" w14:textId="77777777" w:rsidR="005376FC" w:rsidRPr="00132907" w:rsidRDefault="005376FC" w:rsidP="005376FC">
      <w:pPr>
        <w:pStyle w:val="ListParagraph"/>
        <w:numPr>
          <w:ilvl w:val="0"/>
          <w:numId w:val="39"/>
        </w:numPr>
        <w:spacing w:after="160" w:line="259" w:lineRule="auto"/>
        <w:jc w:val="both"/>
        <w:rPr>
          <w:rFonts w:ascii="Arial" w:hAnsi="Arial" w:cs="Arial"/>
          <w:color w:val="4472C4" w:themeColor="accent1"/>
        </w:rPr>
      </w:pPr>
      <w:r w:rsidRPr="00132907">
        <w:rPr>
          <w:rFonts w:ascii="Arial" w:hAnsi="Arial" w:cs="Arial"/>
        </w:rPr>
        <w:t xml:space="preserve">PSS A15.1, with time period to be expressed per </w:t>
      </w:r>
      <w:r w:rsidRPr="00132907">
        <w:rPr>
          <w:rFonts w:ascii="Arial" w:hAnsi="Arial" w:cs="Arial"/>
          <w:color w:val="2718F0"/>
        </w:rPr>
        <w:t xml:space="preserve">month/quarter </w:t>
      </w:r>
    </w:p>
    <w:p w14:paraId="6AA7E96C" w14:textId="77777777" w:rsidR="005376FC" w:rsidRPr="00132907" w:rsidRDefault="005376FC" w:rsidP="005376FC">
      <w:pPr>
        <w:pStyle w:val="ListParagraph"/>
        <w:numPr>
          <w:ilvl w:val="0"/>
          <w:numId w:val="39"/>
        </w:numPr>
        <w:spacing w:after="160" w:line="259" w:lineRule="auto"/>
        <w:jc w:val="both"/>
        <w:rPr>
          <w:rFonts w:ascii="Arial" w:hAnsi="Arial" w:cs="Arial"/>
          <w:color w:val="4472C4" w:themeColor="accent1"/>
        </w:rPr>
      </w:pPr>
      <w:r w:rsidRPr="00132907">
        <w:rPr>
          <w:rFonts w:ascii="Arial" w:hAnsi="Arial" w:cs="Arial"/>
          <w:b/>
          <w:color w:val="2718F0"/>
        </w:rPr>
        <w:t>[</w:t>
      </w:r>
      <w:r w:rsidRPr="00132907">
        <w:rPr>
          <w:rFonts w:ascii="Arial" w:hAnsi="Arial" w:cs="Arial"/>
          <w:b/>
          <w:bCs/>
          <w:color w:val="2718F0"/>
        </w:rPr>
        <w:t>OPTION</w:t>
      </w:r>
      <w:r w:rsidRPr="00132907">
        <w:rPr>
          <w:rFonts w:ascii="Arial" w:hAnsi="Arial" w:cs="Arial"/>
          <w:b/>
          <w:color w:val="2718F0"/>
        </w:rPr>
        <w:t xml:space="preserve"> </w:t>
      </w:r>
      <w:r w:rsidRPr="00132907">
        <w:rPr>
          <w:rFonts w:ascii="Arial" w:hAnsi="Arial" w:cs="Arial"/>
          <w:color w:val="2718F0"/>
        </w:rPr>
        <w:t>additional PSS forms may be added if so decided by the Pre-TEB</w:t>
      </w:r>
      <w:r w:rsidRPr="00132907">
        <w:rPr>
          <w:rFonts w:ascii="Arial" w:hAnsi="Arial" w:cs="Arial"/>
          <w:b/>
          <w:bCs/>
          <w:color w:val="2718F0"/>
        </w:rPr>
        <w:t>]</w:t>
      </w:r>
    </w:p>
    <w:p w14:paraId="46B2C201" w14:textId="77777777" w:rsidR="005376FC" w:rsidRPr="00132907" w:rsidRDefault="005376FC" w:rsidP="005376FC">
      <w:pPr>
        <w:jc w:val="both"/>
        <w:rPr>
          <w:rFonts w:ascii="Arial" w:hAnsi="Arial" w:cs="Arial"/>
        </w:rPr>
      </w:pPr>
      <w:r w:rsidRPr="00132907">
        <w:rPr>
          <w:rFonts w:ascii="Arial" w:hAnsi="Arial" w:cs="Arial"/>
        </w:rPr>
        <w:t>Please read the “Instructions” included in each form template carefully.</w:t>
      </w:r>
    </w:p>
    <w:p w14:paraId="52C97E2C" w14:textId="77777777" w:rsidR="005376FC" w:rsidRPr="00132907" w:rsidRDefault="005376FC" w:rsidP="005376FC">
      <w:pPr>
        <w:jc w:val="both"/>
        <w:rPr>
          <w:rFonts w:ascii="Arial" w:hAnsi="Arial" w:cs="Arial"/>
        </w:rPr>
      </w:pPr>
      <w:r w:rsidRPr="00132907">
        <w:rPr>
          <w:rFonts w:ascii="Arial" w:hAnsi="Arial" w:cs="Arial"/>
        </w:rPr>
        <w:t>The travel and subsistence plan for each participating entity shall be provided as part of Exhibit B to its PSS A2 form.</w:t>
      </w:r>
    </w:p>
    <w:p w14:paraId="39553FD0" w14:textId="77777777" w:rsidR="005376FC" w:rsidRPr="00132907" w:rsidRDefault="005376FC" w:rsidP="005376FC">
      <w:pPr>
        <w:jc w:val="both"/>
        <w:rPr>
          <w:rFonts w:ascii="Arial" w:hAnsi="Arial" w:cs="Arial"/>
        </w:rPr>
      </w:pPr>
    </w:p>
    <w:p w14:paraId="16FA47B6" w14:textId="51EAD75F" w:rsidR="005376FC" w:rsidRPr="00132907" w:rsidRDefault="005376FC" w:rsidP="005376FC">
      <w:pPr>
        <w:jc w:val="both"/>
        <w:rPr>
          <w:rFonts w:ascii="Arial" w:hAnsi="Arial" w:cs="Arial"/>
        </w:rPr>
      </w:pPr>
      <w:r w:rsidRPr="00132907">
        <w:rPr>
          <w:rFonts w:ascii="Arial" w:hAnsi="Arial" w:cs="Arial"/>
        </w:rPr>
        <w:t>PSS forms must be submitted under “Financial Proposal” in esa-star, as follows:</w:t>
      </w:r>
    </w:p>
    <w:p w14:paraId="1A9DCFE9"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one single PDF file, including all required PSS forms of all consortium members, with each form duly signed by its legal representative; AND</w:t>
      </w:r>
    </w:p>
    <w:p w14:paraId="333DD95D"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original Excel versions of all submitted PSS forms.</w:t>
      </w:r>
    </w:p>
    <w:p w14:paraId="66C895B5" w14:textId="77777777" w:rsidR="005376FC" w:rsidRPr="00132907" w:rsidRDefault="005376FC" w:rsidP="005376FC">
      <w:pPr>
        <w:jc w:val="both"/>
        <w:rPr>
          <w:rFonts w:ascii="Arial" w:hAnsi="Arial" w:cs="Arial"/>
        </w:rPr>
      </w:pPr>
      <w:r w:rsidRPr="00132907">
        <w:rPr>
          <w:rFonts w:ascii="Arial" w:hAnsi="Arial" w:cs="Arial"/>
        </w:rPr>
        <w:t>Please note that low resolution optical scans of signed forms are not acceptable. A lack of clarity of the cost in the PSS forms may lead to a down marking of the Financial Proposal.</w:t>
      </w:r>
    </w:p>
    <w:p w14:paraId="38242130" w14:textId="77777777" w:rsidR="005376FC" w:rsidRPr="00132907" w:rsidRDefault="005376FC" w:rsidP="005376FC">
      <w:pPr>
        <w:jc w:val="both"/>
        <w:rPr>
          <w:rFonts w:ascii="Arial" w:hAnsi="Arial" w:cs="Arial"/>
        </w:rPr>
      </w:pPr>
    </w:p>
    <w:p w14:paraId="5D19FF82"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10" w:name="_Toc181006037"/>
      <w:bookmarkStart w:id="211" w:name="_Toc181351775"/>
      <w:bookmarkStart w:id="212" w:name="_Toc181375295"/>
      <w:bookmarkStart w:id="213" w:name="_Toc185255774"/>
      <w:bookmarkStart w:id="214" w:name="_Toc188889934"/>
      <w:r w:rsidRPr="00132907">
        <w:rPr>
          <w:rFonts w:ascii="Arial" w:hAnsi="Arial" w:cs="Arial"/>
          <w:color w:val="auto"/>
          <w:u w:val="single"/>
        </w:rPr>
        <w:t>Price type</w:t>
      </w:r>
      <w:bookmarkEnd w:id="210"/>
      <w:bookmarkEnd w:id="211"/>
      <w:bookmarkEnd w:id="212"/>
      <w:bookmarkEnd w:id="213"/>
      <w:bookmarkEnd w:id="214"/>
    </w:p>
    <w:p w14:paraId="496C0C98" w14:textId="77777777" w:rsidR="005376FC" w:rsidRPr="00132907" w:rsidRDefault="005376FC" w:rsidP="005376FC">
      <w:pPr>
        <w:rPr>
          <w:rFonts w:ascii="Arial" w:hAnsi="Arial" w:cs="Arial"/>
        </w:rPr>
      </w:pPr>
    </w:p>
    <w:p w14:paraId="512C1269" w14:textId="77777777" w:rsidR="005376FC" w:rsidRPr="00132907" w:rsidRDefault="005376FC" w:rsidP="005376FC">
      <w:pPr>
        <w:jc w:val="both"/>
        <w:rPr>
          <w:rFonts w:ascii="Arial" w:hAnsi="Arial" w:cs="Arial"/>
        </w:rPr>
      </w:pPr>
      <w:r w:rsidRPr="00132907">
        <w:rPr>
          <w:rFonts w:ascii="Arial" w:hAnsi="Arial" w:cs="Arial"/>
        </w:rPr>
        <w:t>The applicable price type</w:t>
      </w:r>
      <w:r w:rsidRPr="00132907">
        <w:rPr>
          <w:rFonts w:ascii="Arial" w:hAnsi="Arial" w:cs="Arial"/>
          <w:color w:val="2718F0"/>
        </w:rPr>
        <w:t xml:space="preserve">(s) is(are) </w:t>
      </w:r>
      <w:r w:rsidRPr="00132907">
        <w:rPr>
          <w:rFonts w:ascii="Arial" w:hAnsi="Arial" w:cs="Arial"/>
        </w:rPr>
        <w:t>specified in Article 3 of the Draft Contract.</w:t>
      </w:r>
    </w:p>
    <w:p w14:paraId="22CB3544" w14:textId="77777777" w:rsidR="005376FC" w:rsidRPr="00132907" w:rsidRDefault="005376FC" w:rsidP="005376FC">
      <w:pPr>
        <w:jc w:val="both"/>
        <w:rPr>
          <w:rFonts w:ascii="Arial" w:hAnsi="Arial" w:cs="Arial"/>
        </w:rPr>
      </w:pPr>
    </w:p>
    <w:p w14:paraId="68C7337D"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rPr>
      </w:pPr>
      <w:bookmarkStart w:id="215" w:name="_Toc181006038"/>
      <w:bookmarkStart w:id="216" w:name="_Toc181351776"/>
      <w:bookmarkStart w:id="217" w:name="_Toc181375296"/>
      <w:bookmarkStart w:id="218" w:name="_Toc185255775"/>
      <w:bookmarkStart w:id="219" w:name="_Toc188889935"/>
      <w:r w:rsidRPr="00132907">
        <w:rPr>
          <w:rFonts w:ascii="Arial" w:hAnsi="Arial" w:cs="Arial"/>
          <w:color w:val="auto"/>
          <w:u w:val="single"/>
        </w:rPr>
        <w:t>Profit</w:t>
      </w:r>
      <w:bookmarkEnd w:id="215"/>
      <w:bookmarkEnd w:id="216"/>
      <w:bookmarkEnd w:id="217"/>
      <w:bookmarkEnd w:id="218"/>
      <w:bookmarkEnd w:id="219"/>
    </w:p>
    <w:p w14:paraId="3D0F2EAF" w14:textId="77777777" w:rsidR="005376FC" w:rsidRPr="00132907" w:rsidRDefault="005376FC" w:rsidP="005376FC">
      <w:pPr>
        <w:rPr>
          <w:rFonts w:ascii="Arial" w:hAnsi="Arial" w:cs="Arial"/>
        </w:rPr>
      </w:pPr>
    </w:p>
    <w:p w14:paraId="0A7EB51C"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to be used with profit margin</w:t>
      </w:r>
      <w:r w:rsidRPr="00132907">
        <w:rPr>
          <w:rFonts w:ascii="Arial" w:hAnsi="Arial" w:cs="Arial"/>
          <w:b/>
          <w:bCs/>
          <w:color w:val="2718F0"/>
        </w:rPr>
        <w:t>]</w:t>
      </w:r>
    </w:p>
    <w:p w14:paraId="39F6BC3A" w14:textId="77777777" w:rsidR="005376FC" w:rsidRPr="00132907" w:rsidRDefault="005376FC" w:rsidP="005376FC">
      <w:pPr>
        <w:jc w:val="both"/>
        <w:rPr>
          <w:rFonts w:ascii="Arial" w:hAnsi="Arial" w:cs="Arial"/>
        </w:rPr>
      </w:pPr>
      <w:r w:rsidRPr="00132907">
        <w:rPr>
          <w:rFonts w:ascii="Arial" w:hAnsi="Arial" w:cs="Arial"/>
        </w:rPr>
        <w:t xml:space="preserve">The fee (profit) is presented on line 9 of the Company Price Breakdown PSS A2 form (Issue 5) and shall not exceed </w:t>
      </w:r>
      <w:r w:rsidRPr="00132907">
        <w:rPr>
          <w:rFonts w:ascii="Arial" w:hAnsi="Arial" w:cs="Arial"/>
          <w:color w:val="2718F0"/>
        </w:rPr>
        <w:t xml:space="preserve">four/five/six/seven/eight/nine percent (4%, 5%, 6%, 7%, 8%, 9%) </w:t>
      </w:r>
      <w:r w:rsidRPr="00132907">
        <w:rPr>
          <w:rFonts w:ascii="Arial" w:hAnsi="Arial" w:cs="Arial"/>
        </w:rPr>
        <w:t>of the Total Company Cost shown on line 8, which excludes the base value of 3.5b. Prices of Subcontractor(s) and supplier(s) are not considered own company cost and, being already inclusive of profit, are shown on line 13 of the PSS A2 form (Issue 5).</w:t>
      </w:r>
    </w:p>
    <w:p w14:paraId="499FDABB"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[END OPTION]</w:t>
      </w:r>
    </w:p>
    <w:p w14:paraId="031248F9" w14:textId="77777777" w:rsidR="005376FC" w:rsidRPr="00132907" w:rsidRDefault="005376FC">
      <w:pPr>
        <w:spacing w:after="160" w:line="259" w:lineRule="auto"/>
        <w:rPr>
          <w:rFonts w:ascii="Arial" w:hAnsi="Arial" w:cs="Arial"/>
          <w:b/>
        </w:rPr>
      </w:pPr>
      <w:r w:rsidRPr="00132907">
        <w:rPr>
          <w:rFonts w:ascii="Arial" w:hAnsi="Arial" w:cs="Arial"/>
          <w:b/>
        </w:rPr>
        <w:br w:type="page"/>
      </w:r>
    </w:p>
    <w:p w14:paraId="09E5E7FD" w14:textId="77777777" w:rsidR="005376FC" w:rsidRPr="00132907" w:rsidRDefault="005376FC" w:rsidP="005376FC">
      <w:pPr>
        <w:jc w:val="both"/>
        <w:rPr>
          <w:rFonts w:ascii="Arial" w:hAnsi="Arial" w:cs="Arial"/>
          <w:color w:val="2718F0"/>
        </w:rPr>
      </w:pPr>
      <w:r w:rsidRPr="00132907">
        <w:rPr>
          <w:rFonts w:ascii="Arial" w:hAnsi="Arial" w:cs="Arial"/>
          <w:b/>
          <w:bCs/>
          <w:color w:val="2718F0"/>
        </w:rPr>
        <w:lastRenderedPageBreak/>
        <w:t xml:space="preserve">[OPTION: </w:t>
      </w:r>
      <w:r w:rsidRPr="00132907">
        <w:rPr>
          <w:rFonts w:ascii="Arial" w:hAnsi="Arial" w:cs="Arial"/>
          <w:color w:val="2718F0"/>
        </w:rPr>
        <w:t>for 0% profit</w:t>
      </w:r>
      <w:r w:rsidRPr="00132907">
        <w:rPr>
          <w:rFonts w:ascii="Arial" w:hAnsi="Arial" w:cs="Arial"/>
          <w:b/>
          <w:bCs/>
          <w:color w:val="2718F0"/>
        </w:rPr>
        <w:t>]</w:t>
      </w:r>
      <w:r w:rsidRPr="00132907">
        <w:rPr>
          <w:rFonts w:ascii="Arial" w:hAnsi="Arial" w:cs="Arial"/>
          <w:color w:val="2718F0"/>
        </w:rPr>
        <w:t xml:space="preserve"> </w:t>
      </w:r>
    </w:p>
    <w:p w14:paraId="54019366" w14:textId="77777777" w:rsidR="005376FC" w:rsidRPr="00132907" w:rsidRDefault="005376FC" w:rsidP="005376FC">
      <w:pPr>
        <w:jc w:val="both"/>
        <w:rPr>
          <w:rFonts w:ascii="Arial" w:hAnsi="Arial" w:cs="Arial"/>
          <w:b/>
          <w:bCs/>
          <w:color w:val="2718F0"/>
        </w:rPr>
      </w:pPr>
      <w:r w:rsidRPr="00132907">
        <w:rPr>
          <w:rFonts w:ascii="Arial" w:hAnsi="Arial" w:cs="Arial"/>
        </w:rPr>
        <w:t>No profit is allowed for this Tender Action. No profit shall be indicated on line 9 of the Company Price Breakdown PSS A2 form (Issue 5). Prices of Subcontractor(s) and supplier(s) are not considered own company cost and, being already inclusive of profit, are shown on line 13 of the PSS A2 form (Issue 5).</w:t>
      </w:r>
    </w:p>
    <w:p w14:paraId="5B809CA0" w14:textId="77777777" w:rsidR="005376FC" w:rsidRPr="00132907" w:rsidRDefault="005376FC" w:rsidP="005376FC">
      <w:pPr>
        <w:jc w:val="both"/>
        <w:rPr>
          <w:rFonts w:ascii="Arial" w:hAnsi="Arial" w:cs="Arial"/>
          <w:b/>
          <w:color w:val="2718F0"/>
        </w:rPr>
      </w:pPr>
      <w:r w:rsidRPr="00132907">
        <w:rPr>
          <w:rFonts w:ascii="Arial" w:hAnsi="Arial" w:cs="Arial"/>
          <w:b/>
          <w:bCs/>
          <w:color w:val="2718F0"/>
        </w:rPr>
        <w:t>[END OPTION]</w:t>
      </w:r>
    </w:p>
    <w:p w14:paraId="70058787" w14:textId="77777777" w:rsidR="005376FC" w:rsidRPr="00132907" w:rsidRDefault="005376FC" w:rsidP="005376FC">
      <w:pPr>
        <w:jc w:val="both"/>
        <w:rPr>
          <w:rFonts w:ascii="Arial" w:hAnsi="Arial" w:cs="Arial"/>
          <w:b/>
          <w:bCs/>
          <w:color w:val="2718F0"/>
        </w:rPr>
      </w:pPr>
    </w:p>
    <w:p w14:paraId="1F2D4B58" w14:textId="77777777" w:rsidR="005376FC" w:rsidRPr="00132907" w:rsidRDefault="005376FC" w:rsidP="005376FC">
      <w:pPr>
        <w:pStyle w:val="ListParagraph"/>
        <w:ind w:left="0"/>
        <w:jc w:val="both"/>
        <w:rPr>
          <w:rFonts w:ascii="Arial" w:hAnsi="Arial" w:cs="Arial"/>
        </w:rPr>
      </w:pPr>
      <w:bookmarkStart w:id="220" w:name="_Toc181006039"/>
      <w:r w:rsidRPr="00132907">
        <w:rPr>
          <w:rFonts w:ascii="Arial" w:hAnsi="Arial" w:cs="Arial"/>
        </w:rPr>
        <w:t>Tenderers shall submit a summary table showing the price in EURO per company, per Phase, if any, and for the total</w:t>
      </w:r>
      <w:bookmarkEnd w:id="220"/>
      <w:r w:rsidRPr="00132907">
        <w:rPr>
          <w:rFonts w:ascii="Arial" w:hAnsi="Arial" w:cs="Arial"/>
        </w:rPr>
        <w:t>.</w:t>
      </w:r>
    </w:p>
    <w:p w14:paraId="27B027D7" w14:textId="77777777" w:rsidR="005376FC" w:rsidRPr="00132907" w:rsidRDefault="005376FC" w:rsidP="005376FC">
      <w:pPr>
        <w:pStyle w:val="ListParagraph"/>
        <w:ind w:left="0"/>
        <w:jc w:val="both"/>
        <w:rPr>
          <w:rFonts w:ascii="Arial" w:hAnsi="Arial" w:cs="Arial"/>
        </w:rPr>
      </w:pPr>
    </w:p>
    <w:p w14:paraId="2BF537C7"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21" w:name="_Currency_and_conversion"/>
      <w:bookmarkStart w:id="222" w:name="_Toc181351777"/>
      <w:bookmarkStart w:id="223" w:name="_Toc181375297"/>
      <w:bookmarkStart w:id="224" w:name="_Toc181006040"/>
      <w:bookmarkStart w:id="225" w:name="_Ref185244097"/>
      <w:bookmarkStart w:id="226" w:name="_Ref185244126"/>
      <w:bookmarkStart w:id="227" w:name="_Ref185244128"/>
      <w:bookmarkStart w:id="228" w:name="_Ref185252621"/>
      <w:bookmarkStart w:id="229" w:name="_Ref185252622"/>
      <w:bookmarkStart w:id="230" w:name="_Toc185255776"/>
      <w:bookmarkStart w:id="231" w:name="_Toc188889936"/>
      <w:bookmarkEnd w:id="221"/>
      <w:r w:rsidRPr="00132907">
        <w:rPr>
          <w:rFonts w:ascii="Arial" w:hAnsi="Arial" w:cs="Arial"/>
          <w:color w:val="auto"/>
          <w:u w:val="single"/>
        </w:rPr>
        <w:t>Currency and conversion rates</w:t>
      </w:r>
      <w:bookmarkEnd w:id="222"/>
      <w:bookmarkEnd w:id="223"/>
      <w:bookmarkEnd w:id="224"/>
      <w:bookmarkEnd w:id="225"/>
      <w:bookmarkEnd w:id="226"/>
      <w:bookmarkEnd w:id="227"/>
      <w:bookmarkEnd w:id="228"/>
      <w:bookmarkEnd w:id="229"/>
      <w:bookmarkEnd w:id="230"/>
      <w:bookmarkEnd w:id="231"/>
    </w:p>
    <w:p w14:paraId="79698A82" w14:textId="77777777" w:rsidR="005376FC" w:rsidRPr="00132907" w:rsidRDefault="005376FC" w:rsidP="005376FC">
      <w:pPr>
        <w:rPr>
          <w:rFonts w:ascii="Arial" w:hAnsi="Arial" w:cs="Arial"/>
        </w:rPr>
      </w:pPr>
    </w:p>
    <w:p w14:paraId="60F3866D" w14:textId="77777777" w:rsidR="005376FC" w:rsidRPr="00132907" w:rsidRDefault="005376FC" w:rsidP="005376FC">
      <w:pPr>
        <w:jc w:val="both"/>
        <w:rPr>
          <w:rFonts w:ascii="Arial" w:hAnsi="Arial" w:cs="Arial"/>
          <w:b/>
          <w:color w:val="2718F0"/>
        </w:rPr>
      </w:pPr>
      <w:r w:rsidRPr="00132907">
        <w:rPr>
          <w:rFonts w:ascii="Arial" w:hAnsi="Arial" w:cs="Arial"/>
        </w:rPr>
        <w:t xml:space="preserve">It is a binding requirement to present tenders in EURO, </w:t>
      </w:r>
      <w:r w:rsidRPr="00132907">
        <w:rPr>
          <w:rFonts w:ascii="Arial" w:hAnsi="Arial" w:cs="Arial"/>
          <w:b/>
          <w:bCs/>
          <w:color w:val="0000FF"/>
        </w:rPr>
        <w:t>[OPTION</w:t>
      </w:r>
      <w:r w:rsidRPr="00132907">
        <w:rPr>
          <w:rFonts w:ascii="Arial" w:hAnsi="Arial" w:cs="Arial"/>
          <w:color w:val="0000FF"/>
        </w:rPr>
        <w:t xml:space="preserve"> to be used when otherwise foreseen and/or specified in the Procurement Proposal</w:t>
      </w:r>
      <w:r w:rsidRPr="00132907">
        <w:rPr>
          <w:rFonts w:ascii="Arial" w:hAnsi="Arial" w:cs="Arial"/>
          <w:b/>
          <w:bCs/>
          <w:color w:val="0000FF"/>
        </w:rPr>
        <w:t>]</w:t>
      </w:r>
      <w:r w:rsidRPr="00132907">
        <w:rPr>
          <w:rFonts w:ascii="Arial" w:hAnsi="Arial" w:cs="Arial"/>
        </w:rPr>
        <w:t xml:space="preserve">, except where otherwise foreseen and specified in the ESA Cover Letter. </w:t>
      </w:r>
      <w:r w:rsidRPr="00132907">
        <w:rPr>
          <w:rFonts w:ascii="Arial" w:hAnsi="Arial" w:cs="Arial"/>
          <w:b/>
          <w:bCs/>
          <w:color w:val="2718F0"/>
        </w:rPr>
        <w:t>[END OPTION]</w:t>
      </w:r>
    </w:p>
    <w:p w14:paraId="7978DE55" w14:textId="77777777" w:rsidR="005376FC" w:rsidRPr="00132907" w:rsidRDefault="005376FC" w:rsidP="005376FC">
      <w:pPr>
        <w:jc w:val="both"/>
        <w:rPr>
          <w:rFonts w:ascii="Arial" w:hAnsi="Arial" w:cs="Arial"/>
        </w:rPr>
      </w:pPr>
      <w:r w:rsidRPr="00132907">
        <w:rPr>
          <w:rFonts w:ascii="Arial" w:hAnsi="Arial" w:cs="Arial"/>
        </w:rPr>
        <w:t>The Agency will NOT enter into negotiations which are aimed at adjusting the prices proposed in order to account for fluctuations in exchange rates for companies located in countries not participating in the EURO.</w:t>
      </w:r>
    </w:p>
    <w:p w14:paraId="2CF661CF" w14:textId="77777777" w:rsidR="005376FC" w:rsidRPr="00132907" w:rsidRDefault="005376FC" w:rsidP="005376FC">
      <w:pPr>
        <w:jc w:val="both"/>
        <w:rPr>
          <w:rFonts w:ascii="Arial" w:hAnsi="Arial" w:cs="Arial"/>
        </w:rPr>
      </w:pPr>
      <w:r w:rsidRPr="00132907">
        <w:rPr>
          <w:rFonts w:ascii="Arial" w:hAnsi="Arial" w:cs="Arial"/>
        </w:rPr>
        <w:t>Should the countries to which the Tenderers or proposed Subcontractors(s) belong adopt the EURO following submission of the tender, the applicable conversion rates shall be those adopted then by the appropriate European Authorities.</w:t>
      </w:r>
    </w:p>
    <w:p w14:paraId="031310A7" w14:textId="77777777" w:rsidR="005376FC" w:rsidRPr="00132907" w:rsidRDefault="005376FC" w:rsidP="005376FC">
      <w:pPr>
        <w:jc w:val="both"/>
        <w:rPr>
          <w:rFonts w:ascii="Arial" w:hAnsi="Arial" w:cs="Arial"/>
        </w:rPr>
      </w:pPr>
    </w:p>
    <w:p w14:paraId="0D7290F7" w14:textId="77777777" w:rsidR="005376FC" w:rsidRPr="00132907" w:rsidRDefault="005376FC" w:rsidP="005376FC">
      <w:pPr>
        <w:jc w:val="both"/>
        <w:rPr>
          <w:rFonts w:ascii="Arial" w:hAnsi="Arial" w:cs="Arial"/>
          <w:b/>
          <w:bCs/>
          <w:color w:val="0000FF"/>
        </w:rPr>
      </w:pPr>
      <w:r w:rsidRPr="00132907">
        <w:rPr>
          <w:rFonts w:ascii="Arial" w:hAnsi="Arial" w:cs="Arial"/>
          <w:b/>
          <w:bCs/>
          <w:color w:val="0000FF"/>
        </w:rPr>
        <w:t xml:space="preserve">[OPTION A: </w:t>
      </w:r>
      <w:r w:rsidRPr="00132907">
        <w:rPr>
          <w:rFonts w:ascii="Arial" w:hAnsi="Arial" w:cs="Arial"/>
          <w:color w:val="0000FF"/>
        </w:rPr>
        <w:t>applicable unless it is fixed price with variation</w:t>
      </w:r>
      <w:r w:rsidRPr="00132907">
        <w:rPr>
          <w:rFonts w:ascii="Arial" w:hAnsi="Arial" w:cs="Arial"/>
          <w:b/>
          <w:bCs/>
          <w:color w:val="0000FF"/>
        </w:rPr>
        <w:t>]</w:t>
      </w:r>
    </w:p>
    <w:p w14:paraId="7F301358" w14:textId="77777777" w:rsidR="005376FC" w:rsidRPr="00132907" w:rsidRDefault="005376FC" w:rsidP="005376FC">
      <w:pPr>
        <w:jc w:val="both"/>
        <w:rPr>
          <w:rFonts w:ascii="Arial" w:hAnsi="Arial" w:cs="Arial"/>
        </w:rPr>
      </w:pPr>
      <w:r w:rsidRPr="00132907">
        <w:rPr>
          <w:rFonts w:ascii="Arial" w:hAnsi="Arial" w:cs="Arial"/>
        </w:rPr>
        <w:t>For Tenderers or proposed Subcontractors(s) located in non-EURO countries, the exchange rate shall be indicated on the PSS A2 form(s) and shall be clearly explained in the Exhibit to form PSS A2. Furthermore, any other factors (e.g. hedging costs, forward buying rates, etc.) used for the purpose of their calculation shall be indicated.</w:t>
      </w:r>
    </w:p>
    <w:p w14:paraId="72630FFA" w14:textId="77777777" w:rsidR="005376FC" w:rsidRPr="00132907" w:rsidRDefault="005376FC" w:rsidP="005376FC">
      <w:pPr>
        <w:jc w:val="both"/>
        <w:rPr>
          <w:rFonts w:ascii="Arial" w:hAnsi="Arial" w:cs="Arial"/>
          <w:b/>
          <w:bCs/>
          <w:color w:val="0000FF"/>
        </w:rPr>
      </w:pPr>
      <w:r w:rsidRPr="00132907">
        <w:rPr>
          <w:rFonts w:ascii="Arial" w:hAnsi="Arial" w:cs="Arial"/>
          <w:b/>
          <w:bCs/>
          <w:color w:val="0000FF"/>
        </w:rPr>
        <w:t>[END OPTION A]</w:t>
      </w:r>
    </w:p>
    <w:p w14:paraId="5D68D125" w14:textId="77777777" w:rsidR="005376FC" w:rsidRPr="00132907" w:rsidRDefault="005376FC" w:rsidP="005376FC">
      <w:pPr>
        <w:jc w:val="both"/>
        <w:rPr>
          <w:rFonts w:ascii="Arial" w:hAnsi="Arial" w:cs="Arial"/>
          <w:b/>
          <w:bCs/>
          <w:color w:val="0000FF"/>
        </w:rPr>
      </w:pPr>
    </w:p>
    <w:p w14:paraId="192C64DE" w14:textId="77777777" w:rsidR="005376FC" w:rsidRPr="00132907" w:rsidRDefault="005376FC" w:rsidP="005376FC">
      <w:pPr>
        <w:jc w:val="both"/>
        <w:rPr>
          <w:rFonts w:ascii="Arial" w:hAnsi="Arial" w:cs="Arial"/>
          <w:b/>
          <w:bCs/>
          <w:color w:val="0000FF"/>
        </w:rPr>
      </w:pPr>
      <w:r w:rsidRPr="00132907">
        <w:rPr>
          <w:rFonts w:ascii="Arial" w:hAnsi="Arial" w:cs="Arial"/>
          <w:b/>
          <w:bCs/>
          <w:color w:val="0000FF"/>
        </w:rPr>
        <w:t xml:space="preserve">[OPTION B: </w:t>
      </w:r>
      <w:r w:rsidRPr="00132907">
        <w:rPr>
          <w:rFonts w:ascii="Arial" w:hAnsi="Arial" w:cs="Arial"/>
          <w:color w:val="0000FF"/>
        </w:rPr>
        <w:t>if fixed price with price variation</w:t>
      </w:r>
      <w:r w:rsidRPr="00132907">
        <w:rPr>
          <w:rFonts w:ascii="Arial" w:hAnsi="Arial" w:cs="Arial"/>
          <w:b/>
          <w:bCs/>
          <w:color w:val="0000FF"/>
        </w:rPr>
        <w:t>]</w:t>
      </w:r>
    </w:p>
    <w:p w14:paraId="572645C1" w14:textId="70784A58" w:rsidR="005376FC" w:rsidRPr="00132907" w:rsidRDefault="005376FC" w:rsidP="005376FC">
      <w:pPr>
        <w:jc w:val="both"/>
        <w:rPr>
          <w:rFonts w:ascii="Arial" w:hAnsi="Arial" w:cs="Arial"/>
        </w:rPr>
      </w:pPr>
      <w:r w:rsidRPr="00132907">
        <w:rPr>
          <w:rFonts w:ascii="Arial" w:hAnsi="Arial" w:cs="Arial"/>
        </w:rPr>
        <w:t xml:space="preserve">For Tenderers or proposed Subcontractor(s) located in non-EURO countries, the exchange rate shall be stated on the PSS forms and shall be the base exchange rate published on esa-star Publication for the month of the base economic conditions required in the tender. </w:t>
      </w:r>
      <w:r w:rsidR="00A30C57" w:rsidRPr="00A30C57">
        <w:rPr>
          <w:rFonts w:ascii="Arial" w:hAnsi="Arial" w:cs="Arial"/>
        </w:rPr>
        <w:t xml:space="preserve">See in this regard the “National Price and Salary Statistics - Annual Publications” Section 3 “Exchange Rates” in </w:t>
      </w:r>
      <w:hyperlink r:id="rId24" w:history="1">
        <w:r w:rsidR="00A30C57" w:rsidRPr="00912E02">
          <w:rPr>
            <w:rStyle w:val="Hyperlink"/>
            <w:rFonts w:ascii="Arial" w:hAnsi="Arial" w:cs="Arial"/>
            <w:color w:val="0000FF"/>
          </w:rPr>
          <w:t>https://esastar-publication.sso.esa.int/supportingDocumentation</w:t>
        </w:r>
      </w:hyperlink>
      <w:r w:rsidR="00A30C57" w:rsidRPr="00A30C57">
        <w:rPr>
          <w:rFonts w:ascii="Arial" w:hAnsi="Arial" w:cs="Arial"/>
        </w:rPr>
        <w:t>.</w:t>
      </w:r>
      <w:r w:rsidR="00A30C57">
        <w:rPr>
          <w:rFonts w:ascii="Arial" w:hAnsi="Arial" w:cs="Arial"/>
        </w:rPr>
        <w:t xml:space="preserve"> </w:t>
      </w:r>
    </w:p>
    <w:p w14:paraId="724EE449" w14:textId="77777777" w:rsidR="005376FC" w:rsidRPr="00132907" w:rsidRDefault="005376FC" w:rsidP="005376FC">
      <w:pPr>
        <w:jc w:val="both"/>
        <w:rPr>
          <w:rFonts w:ascii="Arial" w:hAnsi="Arial" w:cs="Arial"/>
          <w:b/>
          <w:bCs/>
          <w:color w:val="0000FF"/>
        </w:rPr>
      </w:pPr>
      <w:r w:rsidRPr="00132907">
        <w:rPr>
          <w:rFonts w:ascii="Arial" w:hAnsi="Arial" w:cs="Arial"/>
          <w:b/>
          <w:bCs/>
          <w:color w:val="0000FF"/>
        </w:rPr>
        <w:t>[END OPTION B]</w:t>
      </w:r>
    </w:p>
    <w:p w14:paraId="5798C94B" w14:textId="77777777" w:rsidR="005376FC" w:rsidRPr="00132907" w:rsidRDefault="005376FC" w:rsidP="005376FC">
      <w:pPr>
        <w:jc w:val="both"/>
        <w:rPr>
          <w:rFonts w:ascii="Arial" w:hAnsi="Arial" w:cs="Arial"/>
          <w:b/>
          <w:bCs/>
          <w:color w:val="0000FF"/>
        </w:rPr>
      </w:pPr>
    </w:p>
    <w:p w14:paraId="1B6F16FE"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32" w:name="_Toc181351778"/>
      <w:bookmarkStart w:id="233" w:name="_Toc181375298"/>
      <w:bookmarkStart w:id="234" w:name="_Toc181006041"/>
      <w:bookmarkStart w:id="235" w:name="_Toc185255777"/>
      <w:bookmarkStart w:id="236" w:name="_Toc188889937"/>
      <w:r w:rsidRPr="00132907">
        <w:rPr>
          <w:rFonts w:ascii="Arial" w:hAnsi="Arial" w:cs="Arial"/>
          <w:color w:val="auto"/>
          <w:u w:val="single"/>
        </w:rPr>
        <w:t>Quotations free of taxes and customs duties</w:t>
      </w:r>
      <w:bookmarkEnd w:id="232"/>
      <w:bookmarkEnd w:id="233"/>
      <w:bookmarkEnd w:id="234"/>
      <w:bookmarkEnd w:id="235"/>
      <w:bookmarkEnd w:id="236"/>
    </w:p>
    <w:p w14:paraId="0FD1D276" w14:textId="77777777" w:rsidR="005376FC" w:rsidRPr="00132907" w:rsidRDefault="005376FC" w:rsidP="005376FC">
      <w:pPr>
        <w:rPr>
          <w:rFonts w:ascii="Arial" w:hAnsi="Arial" w:cs="Arial"/>
        </w:rPr>
      </w:pPr>
    </w:p>
    <w:p w14:paraId="7F83B794" w14:textId="77777777" w:rsidR="005376FC" w:rsidRPr="00132907" w:rsidRDefault="005376FC" w:rsidP="005376FC">
      <w:pPr>
        <w:jc w:val="both"/>
        <w:rPr>
          <w:rFonts w:ascii="Arial" w:hAnsi="Arial" w:cs="Arial"/>
        </w:rPr>
      </w:pPr>
      <w:r w:rsidRPr="00132907">
        <w:rPr>
          <w:rFonts w:ascii="Arial" w:hAnsi="Arial" w:cs="Arial"/>
        </w:rPr>
        <w:t>Prices shall be quoted free of taxes and customs duties. In cases where Tenderers consider that they will remain subject to the payment of taxes or customs duties, the following information shall be provided in a dedicated section of the tender:</w:t>
      </w:r>
    </w:p>
    <w:p w14:paraId="44E1FEDB" w14:textId="77777777" w:rsidR="00D25896" w:rsidRPr="00132907" w:rsidRDefault="00D25896" w:rsidP="00D25896">
      <w:pPr>
        <w:spacing w:line="240" w:lineRule="auto"/>
        <w:rPr>
          <w:rFonts w:ascii="Arial" w:hAnsi="Arial" w:cs="Arial"/>
          <w:u w:val="single"/>
        </w:rPr>
      </w:pPr>
    </w:p>
    <w:p w14:paraId="2CFAF73E" w14:textId="77777777" w:rsidR="00D25896" w:rsidRPr="00132907" w:rsidRDefault="00D25896" w:rsidP="00D25896">
      <w:pPr>
        <w:spacing w:after="160" w:line="259" w:lineRule="auto"/>
        <w:rPr>
          <w:rFonts w:ascii="Arial" w:hAnsi="Arial" w:cs="Arial"/>
          <w:u w:val="single"/>
        </w:rPr>
      </w:pPr>
      <w:r w:rsidRPr="00132907">
        <w:rPr>
          <w:rFonts w:ascii="Arial" w:hAnsi="Arial" w:cs="Arial"/>
          <w:u w:val="single"/>
        </w:rPr>
        <w:br w:type="page"/>
      </w:r>
    </w:p>
    <w:p w14:paraId="789BC142"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lastRenderedPageBreak/>
        <w:t>applicable rates;</w:t>
      </w:r>
    </w:p>
    <w:p w14:paraId="0A51E828"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corresponding estimated total tax or customs duty amount; and</w:t>
      </w:r>
    </w:p>
    <w:p w14:paraId="0343FEA8"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reason why it is believed that exemption from tax or customs duties cannot be obtained.</w:t>
      </w:r>
    </w:p>
    <w:p w14:paraId="628D2861" w14:textId="77777777" w:rsidR="005376FC" w:rsidRPr="00132907" w:rsidRDefault="005376FC" w:rsidP="005376FC">
      <w:pPr>
        <w:jc w:val="both"/>
        <w:rPr>
          <w:rFonts w:ascii="Arial" w:hAnsi="Arial" w:cs="Arial"/>
        </w:rPr>
      </w:pPr>
      <w:r w:rsidRPr="00132907">
        <w:rPr>
          <w:rFonts w:ascii="Arial" w:hAnsi="Arial" w:cs="Arial"/>
        </w:rPr>
        <w:t>Attention is drawn to Clause 29 of the GCC.</w:t>
      </w:r>
    </w:p>
    <w:p w14:paraId="3204611F" w14:textId="77777777" w:rsidR="005376FC" w:rsidRPr="00132907" w:rsidRDefault="005376FC" w:rsidP="005376FC">
      <w:pPr>
        <w:jc w:val="both"/>
        <w:rPr>
          <w:rFonts w:ascii="Arial" w:hAnsi="Arial" w:cs="Arial"/>
        </w:rPr>
      </w:pPr>
    </w:p>
    <w:p w14:paraId="5C52F7AB" w14:textId="77777777" w:rsidR="005376FC" w:rsidRPr="00132907" w:rsidRDefault="005376FC" w:rsidP="005376FC">
      <w:pPr>
        <w:jc w:val="both"/>
        <w:rPr>
          <w:rFonts w:ascii="Arial" w:hAnsi="Arial" w:cs="Arial"/>
        </w:rPr>
      </w:pPr>
      <w:r w:rsidRPr="00132907">
        <w:rPr>
          <w:rFonts w:ascii="Arial" w:hAnsi="Arial" w:cs="Arial"/>
        </w:rPr>
        <w:t>Tenderers are reminded that, in case of contract award, if a Contractor is entitled to a VAT exemption form from ESA (or similar procedure), it is only the Prime Contractor which will have the benefit of the VAT exemption and not the Subcontractor(s). All invoices of Subcontractor(s) shall be addressed to the Contractor and must include VAT or any other taxes or duties required by the relevant national rules for the companies involved. Any VAT costs which are payable under such subcontracts shall not be included in the price charged to the Agency.</w:t>
      </w:r>
    </w:p>
    <w:p w14:paraId="75F43136" w14:textId="77777777" w:rsidR="005376FC" w:rsidRPr="00132907" w:rsidRDefault="005376FC" w:rsidP="005376FC">
      <w:pPr>
        <w:jc w:val="both"/>
        <w:rPr>
          <w:rFonts w:ascii="Arial" w:hAnsi="Arial" w:cs="Arial"/>
        </w:rPr>
      </w:pPr>
    </w:p>
    <w:p w14:paraId="3410D982"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37" w:name="_Toc181351779"/>
      <w:bookmarkStart w:id="238" w:name="_Toc181375299"/>
      <w:bookmarkStart w:id="239" w:name="_Toc181006042"/>
      <w:bookmarkStart w:id="240" w:name="_Toc185255778"/>
      <w:bookmarkStart w:id="241" w:name="_Toc188889938"/>
      <w:r w:rsidRPr="00132907">
        <w:rPr>
          <w:rFonts w:ascii="Arial" w:hAnsi="Arial" w:cs="Arial"/>
          <w:color w:val="auto"/>
          <w:u w:val="single"/>
        </w:rPr>
        <w:t>Royalties and licence fees</w:t>
      </w:r>
      <w:bookmarkEnd w:id="237"/>
      <w:bookmarkEnd w:id="238"/>
      <w:bookmarkEnd w:id="239"/>
      <w:bookmarkEnd w:id="240"/>
      <w:bookmarkEnd w:id="241"/>
    </w:p>
    <w:p w14:paraId="0575117E" w14:textId="77777777" w:rsidR="005376FC" w:rsidRPr="00132907" w:rsidRDefault="005376FC" w:rsidP="005376FC">
      <w:pPr>
        <w:rPr>
          <w:rFonts w:ascii="Arial" w:hAnsi="Arial" w:cs="Arial"/>
        </w:rPr>
      </w:pPr>
    </w:p>
    <w:p w14:paraId="772CCA43" w14:textId="77777777" w:rsidR="005376FC" w:rsidRPr="00132907" w:rsidRDefault="005376FC" w:rsidP="005376FC">
      <w:pPr>
        <w:jc w:val="both"/>
        <w:rPr>
          <w:rFonts w:ascii="Arial" w:hAnsi="Arial" w:cs="Arial"/>
        </w:rPr>
      </w:pPr>
      <w:r w:rsidRPr="00132907">
        <w:rPr>
          <w:rFonts w:ascii="Arial" w:hAnsi="Arial" w:cs="Arial"/>
        </w:rPr>
        <w:t>Tenderers shall indicate whether licences of Intellectual Property Rights owned by any Third Party(ies) are to be purchased for the execution of the activity. The fees of these licences shall be included in the total price and itemised in Exhibit A to the PSS A2 form.</w:t>
      </w:r>
    </w:p>
    <w:p w14:paraId="65C6ABFB" w14:textId="77777777" w:rsidR="005376FC" w:rsidRPr="00132907" w:rsidRDefault="005376FC" w:rsidP="005376FC">
      <w:pPr>
        <w:jc w:val="both"/>
        <w:rPr>
          <w:rFonts w:ascii="Arial" w:hAnsi="Arial" w:cs="Arial"/>
        </w:rPr>
      </w:pPr>
    </w:p>
    <w:p w14:paraId="0C587516" w14:textId="77777777" w:rsidR="005376FC" w:rsidRPr="00132907" w:rsidRDefault="005376FC" w:rsidP="005376FC">
      <w:pPr>
        <w:jc w:val="both"/>
        <w:rPr>
          <w:rFonts w:ascii="Arial" w:hAnsi="Arial" w:cs="Arial"/>
        </w:rPr>
      </w:pPr>
      <w:r w:rsidRPr="00132907">
        <w:rPr>
          <w:rFonts w:ascii="Arial" w:hAnsi="Arial" w:cs="Arial"/>
        </w:rPr>
        <w:t>The Agency will only accept to pay licence fees or royalties on the condition that they are:</w:t>
      </w:r>
    </w:p>
    <w:p w14:paraId="38909380" w14:textId="0FFAD0DB"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 xml:space="preserve">clearly identified in the tender with the financial basis for their calculation, method of application and total amount (see also Section </w:t>
      </w:r>
      <w:r w:rsidRPr="00132907">
        <w:rPr>
          <w:rFonts w:ascii="Arial" w:hAnsi="Arial" w:cs="Arial"/>
          <w:color w:val="2718F0"/>
          <w:highlight w:val="yellow"/>
        </w:rPr>
        <w:fldChar w:fldCharType="begin"/>
      </w:r>
      <w:r w:rsidRPr="00132907">
        <w:rPr>
          <w:rFonts w:ascii="Arial" w:hAnsi="Arial" w:cs="Arial"/>
          <w:color w:val="2718F0"/>
          <w:highlight w:val="yellow"/>
        </w:rPr>
        <w:instrText xml:space="preserve"> REF _Ref185252622 \r \h </w:instrText>
      </w:r>
      <w:r w:rsidR="00132907" w:rsidRPr="00132907">
        <w:rPr>
          <w:rFonts w:ascii="Arial" w:hAnsi="Arial" w:cs="Arial"/>
          <w:color w:val="2718F0"/>
          <w:highlight w:val="yellow"/>
        </w:rPr>
        <w:instrText xml:space="preserve"> \* MERGEFORMAT </w:instrText>
      </w:r>
      <w:r w:rsidRPr="00132907">
        <w:rPr>
          <w:rFonts w:ascii="Arial" w:hAnsi="Arial" w:cs="Arial"/>
          <w:color w:val="2718F0"/>
          <w:highlight w:val="yellow"/>
        </w:rPr>
      </w:r>
      <w:r w:rsidRPr="00132907">
        <w:rPr>
          <w:rFonts w:ascii="Arial" w:hAnsi="Arial" w:cs="Arial"/>
          <w:color w:val="2718F0"/>
          <w:highlight w:val="yellow"/>
        </w:rPr>
        <w:fldChar w:fldCharType="separate"/>
      </w:r>
      <w:r w:rsidR="00E076DB">
        <w:rPr>
          <w:rFonts w:ascii="Arial" w:hAnsi="Arial" w:cs="Arial"/>
          <w:color w:val="2718F0"/>
          <w:highlight w:val="yellow"/>
        </w:rPr>
        <w:t>3.5.4</w:t>
      </w:r>
      <w:r w:rsidRPr="00132907">
        <w:rPr>
          <w:rFonts w:ascii="Arial" w:hAnsi="Arial" w:cs="Arial"/>
          <w:color w:val="2718F0"/>
          <w:highlight w:val="yellow"/>
        </w:rPr>
        <w:fldChar w:fldCharType="end"/>
      </w:r>
      <w:r w:rsidRPr="00132907">
        <w:rPr>
          <w:rFonts w:ascii="Arial" w:hAnsi="Arial" w:cs="Arial"/>
          <w:color w:val="2718F0"/>
        </w:rPr>
        <w:t xml:space="preserve"> </w:t>
      </w:r>
      <w:r w:rsidRPr="00132907">
        <w:rPr>
          <w:rFonts w:ascii="Arial" w:hAnsi="Arial" w:cs="Arial"/>
        </w:rPr>
        <w:t>above);</w:t>
      </w:r>
    </w:p>
    <w:p w14:paraId="1D776C6B"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demonstrated to be of direct and necessary benefit to the work to be performed;</w:t>
      </w:r>
    </w:p>
    <w:p w14:paraId="09871353"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 xml:space="preserve">not merely the consequence of a general agreement or commitment to a Third Party(ies); </w:t>
      </w:r>
    </w:p>
    <w:p w14:paraId="1DFD1173"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applied only to that part of the effort to be performed by a Contractor or Subcontractor that is directly related to the subject matter of the licence or royalty agreement.</w:t>
      </w:r>
    </w:p>
    <w:p w14:paraId="10932865" w14:textId="77777777" w:rsidR="005376FC" w:rsidRPr="00132907" w:rsidRDefault="005376FC" w:rsidP="005376FC">
      <w:pPr>
        <w:jc w:val="both"/>
        <w:rPr>
          <w:rFonts w:ascii="Arial" w:hAnsi="Arial" w:cs="Arial"/>
        </w:rPr>
      </w:pPr>
      <w:r w:rsidRPr="00132907">
        <w:rPr>
          <w:rFonts w:ascii="Arial" w:hAnsi="Arial" w:cs="Arial"/>
        </w:rPr>
        <w:t>A copy of the documents justifying the request for the payment of a licence fee or royalty, or the appropriate part thereof, may be requested at any time during the evaluation or negotiation phases.</w:t>
      </w:r>
    </w:p>
    <w:p w14:paraId="78816655" w14:textId="77777777" w:rsidR="005376FC" w:rsidRPr="00132907" w:rsidRDefault="005376FC" w:rsidP="005376FC">
      <w:pPr>
        <w:jc w:val="both"/>
        <w:rPr>
          <w:rFonts w:ascii="Arial" w:hAnsi="Arial" w:cs="Arial"/>
        </w:rPr>
      </w:pPr>
    </w:p>
    <w:p w14:paraId="173FBB33" w14:textId="77777777" w:rsidR="005376FC" w:rsidRPr="00132907" w:rsidRDefault="005376FC" w:rsidP="005376FC">
      <w:pPr>
        <w:jc w:val="both"/>
        <w:rPr>
          <w:rFonts w:ascii="Arial" w:hAnsi="Arial" w:cs="Arial"/>
        </w:rPr>
      </w:pPr>
      <w:r w:rsidRPr="00132907">
        <w:rPr>
          <w:rFonts w:ascii="Arial" w:hAnsi="Arial" w:cs="Arial"/>
          <w:b/>
          <w:bCs/>
          <w:color w:val="0000FF"/>
        </w:rPr>
        <w:t xml:space="preserve">[OPTION: </w:t>
      </w:r>
      <w:r w:rsidRPr="00132907">
        <w:rPr>
          <w:rFonts w:ascii="Arial" w:hAnsi="Arial" w:cs="Arial"/>
          <w:color w:val="0000FF"/>
        </w:rPr>
        <w:t>for co-funded contracts</w:t>
      </w:r>
      <w:r w:rsidRPr="00132907">
        <w:rPr>
          <w:rFonts w:ascii="Arial" w:hAnsi="Arial" w:cs="Arial"/>
          <w:b/>
          <w:bCs/>
          <w:color w:val="0000FF"/>
        </w:rPr>
        <w:t>]</w:t>
      </w:r>
      <w:bookmarkStart w:id="242" w:name="_Toc181006043"/>
      <w:bookmarkStart w:id="243" w:name="_Toc181351780"/>
      <w:bookmarkStart w:id="244" w:name="_Toc181375300"/>
    </w:p>
    <w:p w14:paraId="02FD51CC"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45" w:name="_Toc185255779"/>
      <w:bookmarkStart w:id="246" w:name="_Toc188889939"/>
      <w:r w:rsidRPr="00132907">
        <w:rPr>
          <w:rFonts w:ascii="Arial" w:hAnsi="Arial" w:cs="Arial"/>
          <w:color w:val="auto"/>
          <w:u w:val="single"/>
        </w:rPr>
        <w:t>Source of Co-funding Contribution</w:t>
      </w:r>
      <w:bookmarkEnd w:id="242"/>
      <w:bookmarkEnd w:id="243"/>
      <w:bookmarkEnd w:id="244"/>
      <w:bookmarkEnd w:id="245"/>
      <w:bookmarkEnd w:id="246"/>
    </w:p>
    <w:p w14:paraId="4B37B069" w14:textId="77777777" w:rsidR="005376FC" w:rsidRPr="00132907" w:rsidRDefault="005376FC" w:rsidP="005376FC">
      <w:pPr>
        <w:jc w:val="both"/>
        <w:rPr>
          <w:rFonts w:ascii="Arial" w:hAnsi="Arial" w:cs="Arial"/>
        </w:rPr>
      </w:pPr>
    </w:p>
    <w:p w14:paraId="327799EB" w14:textId="77777777" w:rsidR="005376FC" w:rsidRPr="00132907" w:rsidRDefault="005376FC" w:rsidP="005376FC">
      <w:pPr>
        <w:jc w:val="both"/>
        <w:rPr>
          <w:rFonts w:ascii="Arial" w:eastAsia="Georgia" w:hAnsi="Arial" w:cs="Arial"/>
        </w:rPr>
      </w:pPr>
      <w:r w:rsidRPr="00132907">
        <w:rPr>
          <w:rFonts w:ascii="Arial" w:eastAsia="Georgia" w:hAnsi="Arial" w:cs="Arial"/>
        </w:rPr>
        <w:t>The Tenderer shall provide evidence concerning the co-funding contribution broken down per contractor and subcontractor.</w:t>
      </w:r>
    </w:p>
    <w:p w14:paraId="31589AD2" w14:textId="77777777" w:rsidR="005376FC" w:rsidRPr="00132907" w:rsidRDefault="005376FC" w:rsidP="005376FC">
      <w:pPr>
        <w:spacing w:before="40" w:after="120"/>
        <w:jc w:val="both"/>
        <w:rPr>
          <w:rFonts w:ascii="Arial" w:eastAsia="Georgia" w:hAnsi="Arial" w:cs="Arial"/>
          <w:color w:val="FF0000"/>
        </w:rPr>
      </w:pPr>
      <w:r w:rsidRPr="00132907">
        <w:rPr>
          <w:rFonts w:ascii="Arial" w:eastAsia="Georgia" w:hAnsi="Arial" w:cs="Arial"/>
        </w:rPr>
        <w:t>The source (e.g. internal R&amp;D funds, loss against the contract, bank loan, in kind contribution...) of the co-funding contribution (including from any private third party) to the overall development costs for each member of the consortium shall be provided.</w:t>
      </w:r>
    </w:p>
    <w:p w14:paraId="2F384AF3" w14:textId="77777777" w:rsidR="005376FC" w:rsidRPr="00132907" w:rsidRDefault="005376FC" w:rsidP="005376FC">
      <w:pPr>
        <w:spacing w:before="40" w:after="120"/>
        <w:jc w:val="both"/>
        <w:rPr>
          <w:rFonts w:ascii="Arial" w:eastAsia="Georgia" w:hAnsi="Arial" w:cs="Arial"/>
        </w:rPr>
      </w:pPr>
      <w:r w:rsidRPr="00132907">
        <w:rPr>
          <w:rFonts w:ascii="Arial" w:eastAsia="Georgia" w:hAnsi="Arial" w:cs="Arial"/>
        </w:rPr>
        <w:t>In all cases, the co-funding contribution may not include:</w:t>
      </w:r>
    </w:p>
    <w:p w14:paraId="1DA00BE5"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third party public funds and</w:t>
      </w:r>
    </w:p>
    <w:p w14:paraId="1FF50BD6" w14:textId="77777777" w:rsidR="005376FC" w:rsidRPr="00132907" w:rsidRDefault="005376FC" w:rsidP="005376FC">
      <w:pPr>
        <w:pStyle w:val="ListParagraph"/>
        <w:numPr>
          <w:ilvl w:val="0"/>
          <w:numId w:val="39"/>
        </w:numPr>
        <w:spacing w:after="160" w:line="259" w:lineRule="auto"/>
        <w:jc w:val="both"/>
        <w:rPr>
          <w:rFonts w:ascii="Arial" w:eastAsia="Georgia" w:hAnsi="Arial" w:cs="Arial"/>
        </w:rPr>
      </w:pPr>
      <w:r w:rsidRPr="00132907">
        <w:rPr>
          <w:rFonts w:ascii="Arial" w:hAnsi="Arial" w:cs="Arial"/>
        </w:rPr>
        <w:t>overheads included in rates charged to the Agency for the contract, or any other contract with the Agency, or sub-contract awarded under an Agency contract.</w:t>
      </w:r>
    </w:p>
    <w:p w14:paraId="4EA00C3B" w14:textId="77777777" w:rsidR="00D25896" w:rsidRPr="00132907" w:rsidRDefault="00D25896" w:rsidP="00D25896">
      <w:pPr>
        <w:spacing w:line="259" w:lineRule="auto"/>
        <w:rPr>
          <w:rFonts w:ascii="Arial" w:hAnsi="Arial" w:cs="Arial"/>
        </w:rPr>
      </w:pPr>
      <w:r w:rsidRPr="00132907">
        <w:rPr>
          <w:rFonts w:ascii="Arial" w:hAnsi="Arial" w:cs="Arial"/>
        </w:rPr>
        <w:br w:type="page"/>
      </w:r>
    </w:p>
    <w:p w14:paraId="062E3FA9" w14:textId="77777777" w:rsidR="005376FC" w:rsidRPr="00132907" w:rsidRDefault="005376FC" w:rsidP="005376FC">
      <w:pPr>
        <w:jc w:val="both"/>
        <w:rPr>
          <w:rFonts w:ascii="Arial" w:eastAsia="Georgia" w:hAnsi="Arial" w:cs="Arial"/>
        </w:rPr>
      </w:pPr>
      <w:r w:rsidRPr="00132907">
        <w:rPr>
          <w:rFonts w:ascii="Arial" w:eastAsia="Georgia" w:hAnsi="Arial" w:cs="Arial"/>
        </w:rPr>
        <w:lastRenderedPageBreak/>
        <w:t>Examples of possible sources of co-funding are: existing funds in bank account coming from sales/profit, already approved/prospective bank loan, investment from external source e.g. private investment funds, other contributions. EU and/or national funds coming from e.g. R&amp;D programmes are not allowed. Use of future earnings as co-funding sources are not allowed, unless binding contracts that guarantee future earnings can be demonstrated.</w:t>
      </w:r>
    </w:p>
    <w:p w14:paraId="167B6BED" w14:textId="77777777" w:rsidR="005376FC" w:rsidRPr="00132907" w:rsidRDefault="005376FC" w:rsidP="005376FC">
      <w:pPr>
        <w:jc w:val="both"/>
        <w:rPr>
          <w:rFonts w:ascii="Arial" w:eastAsia="Georgia" w:hAnsi="Arial" w:cs="Arial"/>
        </w:rPr>
      </w:pPr>
    </w:p>
    <w:p w14:paraId="374CD93D" w14:textId="371E0A3C" w:rsidR="005376FC" w:rsidRPr="00132907" w:rsidRDefault="005376FC" w:rsidP="005376FC">
      <w:pPr>
        <w:jc w:val="both"/>
        <w:rPr>
          <w:rFonts w:ascii="Arial" w:eastAsia="Georgia" w:hAnsi="Arial" w:cs="Arial"/>
          <w:i/>
          <w:iCs/>
          <w:color w:val="0070C0"/>
        </w:rPr>
      </w:pPr>
      <w:r w:rsidRPr="00132907">
        <w:rPr>
          <w:rFonts w:ascii="Arial" w:eastAsia="Georgia" w:hAnsi="Arial" w:cs="Arial"/>
        </w:rPr>
        <w:t>The purpose of this information is to provide evidence on the capabilities of the involved company(ies) to finance their share of the cost of the proposed activity elements (procurements, facilities, labour cost) and, as such, can serve the obligations of the activity.</w:t>
      </w:r>
    </w:p>
    <w:p w14:paraId="1A36BE66" w14:textId="77777777" w:rsidR="005376FC" w:rsidRPr="00132907" w:rsidRDefault="005376FC" w:rsidP="005376FC">
      <w:pPr>
        <w:jc w:val="both"/>
        <w:rPr>
          <w:rFonts w:ascii="Arial" w:hAnsi="Arial" w:cs="Arial"/>
          <w:b/>
          <w:bCs/>
          <w:color w:val="0000FF"/>
        </w:rPr>
      </w:pPr>
      <w:r w:rsidRPr="00132907">
        <w:rPr>
          <w:rFonts w:ascii="Arial" w:hAnsi="Arial" w:cs="Arial"/>
          <w:b/>
          <w:bCs/>
          <w:color w:val="0000FF"/>
        </w:rPr>
        <w:t>[END OPTION]</w:t>
      </w:r>
    </w:p>
    <w:p w14:paraId="4132FC3D" w14:textId="77777777" w:rsidR="005376FC" w:rsidRPr="00132907" w:rsidRDefault="005376FC" w:rsidP="005376FC">
      <w:pPr>
        <w:jc w:val="both"/>
        <w:rPr>
          <w:rFonts w:ascii="Arial" w:hAnsi="Arial" w:cs="Arial"/>
        </w:rPr>
      </w:pPr>
    </w:p>
    <w:p w14:paraId="5C0377F1" w14:textId="77777777" w:rsidR="005376FC" w:rsidRPr="00132907" w:rsidRDefault="005376FC" w:rsidP="005376FC">
      <w:pPr>
        <w:jc w:val="both"/>
        <w:rPr>
          <w:rFonts w:ascii="Arial" w:hAnsi="Arial" w:cs="Arial"/>
          <w:color w:val="0000FF"/>
        </w:rPr>
      </w:pPr>
      <w:r w:rsidRPr="00132907">
        <w:rPr>
          <w:rFonts w:ascii="Arial" w:hAnsi="Arial" w:cs="Arial"/>
          <w:b/>
          <w:bCs/>
          <w:color w:val="0000FF"/>
        </w:rPr>
        <w:t xml:space="preserve">[OPTION: </w:t>
      </w:r>
      <w:r w:rsidRPr="00132907">
        <w:rPr>
          <w:rFonts w:ascii="Arial" w:hAnsi="Arial" w:cs="Arial"/>
          <w:color w:val="0000FF"/>
        </w:rPr>
        <w:t>for fixed price with variation contracts for long duration contracts (partially or in full)</w:t>
      </w:r>
      <w:r w:rsidRPr="00132907">
        <w:rPr>
          <w:rFonts w:ascii="Arial" w:hAnsi="Arial" w:cs="Arial"/>
          <w:b/>
          <w:bCs/>
          <w:color w:val="0000FF"/>
        </w:rPr>
        <w:t xml:space="preserve">] [NOTE FOR CO: </w:t>
      </w:r>
      <w:r w:rsidRPr="00132907">
        <w:rPr>
          <w:rFonts w:ascii="Arial" w:hAnsi="Arial" w:cs="Arial"/>
          <w:color w:val="0000FF"/>
        </w:rPr>
        <w:t>in case of contract with a UK entity, please modify the below paragraph based on the memo issued by CIC-IA dated</w:t>
      </w:r>
      <w:r w:rsidRPr="00132907">
        <w:rPr>
          <w:rFonts w:ascii="Arial" w:hAnsi="Arial" w:cs="Arial"/>
          <w:b/>
          <w:bCs/>
          <w:color w:val="0000FF"/>
        </w:rPr>
        <w:t xml:space="preserve"> </w:t>
      </w:r>
      <w:r w:rsidRPr="00132907">
        <w:rPr>
          <w:rFonts w:ascii="Arial" w:hAnsi="Arial" w:cs="Arial"/>
          <w:color w:val="0000FF"/>
        </w:rPr>
        <w:t>23/03/2024,</w:t>
      </w:r>
      <w:r w:rsidRPr="00132907">
        <w:rPr>
          <w:rFonts w:ascii="Arial" w:hAnsi="Arial" w:cs="Arial"/>
          <w:b/>
          <w:bCs/>
          <w:color w:val="0000FF"/>
        </w:rPr>
        <w:t xml:space="preserve"> </w:t>
      </w:r>
      <w:r w:rsidRPr="00132907">
        <w:rPr>
          <w:rFonts w:ascii="Arial" w:hAnsi="Arial" w:cs="Arial"/>
          <w:color w:val="0000FF"/>
        </w:rPr>
        <w:t>“</w:t>
      </w:r>
      <w:r w:rsidRPr="00132907">
        <w:rPr>
          <w:rFonts w:ascii="Arial" w:hAnsi="Arial" w:cs="Arial"/>
          <w:b/>
          <w:bCs/>
          <w:color w:val="0000FF"/>
        </w:rPr>
        <w:t xml:space="preserve">SUBJECT: </w:t>
      </w:r>
      <w:r w:rsidRPr="00132907">
        <w:rPr>
          <w:rFonts w:ascii="Arial" w:hAnsi="Arial" w:cs="Arial"/>
          <w:color w:val="0000FF"/>
        </w:rPr>
        <w:t>UK Price Variation Formula (PVF) – Updated Advice to Previous Memo 12/2021”</w:t>
      </w:r>
      <w:r w:rsidRPr="00132907">
        <w:rPr>
          <w:rFonts w:ascii="Arial" w:hAnsi="Arial" w:cs="Arial"/>
          <w:b/>
          <w:bCs/>
          <w:color w:val="0000FF"/>
        </w:rPr>
        <w:t>]</w:t>
      </w:r>
    </w:p>
    <w:p w14:paraId="0C1D32D8"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47" w:name="_Toc181006044"/>
      <w:bookmarkStart w:id="248" w:name="_Toc181351781"/>
      <w:bookmarkStart w:id="249" w:name="_Toc181375301"/>
      <w:bookmarkStart w:id="250" w:name="_Toc185255780"/>
      <w:bookmarkStart w:id="251" w:name="_Toc188889940"/>
      <w:r w:rsidRPr="00132907">
        <w:rPr>
          <w:rFonts w:ascii="Arial" w:hAnsi="Arial" w:cs="Arial"/>
          <w:color w:val="auto"/>
          <w:u w:val="single"/>
        </w:rPr>
        <w:t>Fixed Price with Variation Contracts: Escalation Formula for Fixed Price with Price Variation</w:t>
      </w:r>
      <w:bookmarkEnd w:id="247"/>
      <w:bookmarkEnd w:id="248"/>
      <w:bookmarkEnd w:id="249"/>
      <w:bookmarkEnd w:id="250"/>
      <w:bookmarkEnd w:id="251"/>
    </w:p>
    <w:p w14:paraId="57343739" w14:textId="77777777" w:rsidR="005376FC" w:rsidRPr="00132907" w:rsidRDefault="005376FC" w:rsidP="005376FC">
      <w:pPr>
        <w:rPr>
          <w:rFonts w:ascii="Arial" w:hAnsi="Arial" w:cs="Arial"/>
        </w:rPr>
      </w:pPr>
    </w:p>
    <w:p w14:paraId="09376CBD" w14:textId="77777777" w:rsidR="005376FC" w:rsidRPr="00132907" w:rsidRDefault="005376FC" w:rsidP="005376FC">
      <w:pPr>
        <w:jc w:val="both"/>
        <w:rPr>
          <w:rFonts w:ascii="Arial" w:hAnsi="Arial" w:cs="Arial"/>
        </w:rPr>
      </w:pPr>
      <w:r w:rsidRPr="00132907">
        <w:rPr>
          <w:rFonts w:ascii="Arial" w:hAnsi="Arial" w:cs="Arial"/>
        </w:rPr>
        <w:t>The Tenderer proposal on the Fixed Price with Variation shall take the following into consideration:</w:t>
      </w:r>
    </w:p>
    <w:p w14:paraId="40DBB2DD" w14:textId="77777777" w:rsidR="005376FC" w:rsidRPr="00132907" w:rsidRDefault="005376FC" w:rsidP="005376FC">
      <w:pPr>
        <w:jc w:val="both"/>
        <w:rPr>
          <w:rFonts w:ascii="Arial" w:hAnsi="Arial" w:cs="Arial"/>
        </w:rPr>
      </w:pPr>
    </w:p>
    <w:p w14:paraId="2E5338C5" w14:textId="77777777" w:rsidR="005376FC" w:rsidRPr="00132907" w:rsidRDefault="005376FC" w:rsidP="005376FC">
      <w:pPr>
        <w:jc w:val="both"/>
        <w:rPr>
          <w:rFonts w:ascii="Arial" w:hAnsi="Arial" w:cs="Arial"/>
        </w:rPr>
      </w:pPr>
      <w:r w:rsidRPr="00132907">
        <w:rPr>
          <w:rFonts w:ascii="Arial" w:hAnsi="Arial" w:cs="Arial"/>
        </w:rPr>
        <w:t xml:space="preserve">▪ Price shall be defined as FPV at </w:t>
      </w:r>
      <w:r w:rsidRPr="00132907">
        <w:rPr>
          <w:rFonts w:ascii="Arial" w:hAnsi="Arial" w:cs="Arial"/>
          <w:b/>
          <w:bCs/>
          <w:color w:val="0000FF"/>
        </w:rPr>
        <w:t>[month/year]</w:t>
      </w:r>
      <w:r w:rsidRPr="00132907">
        <w:rPr>
          <w:rFonts w:ascii="Arial" w:hAnsi="Arial" w:cs="Arial"/>
        </w:rPr>
        <w:t xml:space="preserve"> Economic Conditions.</w:t>
      </w:r>
    </w:p>
    <w:p w14:paraId="49B5BA8D" w14:textId="77777777" w:rsidR="005376FC" w:rsidRPr="00132907" w:rsidRDefault="005376FC" w:rsidP="005376FC">
      <w:pPr>
        <w:jc w:val="both"/>
        <w:rPr>
          <w:rFonts w:ascii="Arial" w:hAnsi="Arial" w:cs="Arial"/>
        </w:rPr>
      </w:pPr>
      <w:r w:rsidRPr="00132907">
        <w:rPr>
          <w:rFonts w:ascii="Arial" w:hAnsi="Arial" w:cs="Arial"/>
        </w:rPr>
        <w:t>▪ The Tenderer shall propose a formula specifying the official SOGETI or other applicable indices (such as material and labour indices), and their weighting factors.</w:t>
      </w:r>
    </w:p>
    <w:p w14:paraId="39F93D3F" w14:textId="77777777" w:rsidR="005376FC" w:rsidRPr="00132907" w:rsidRDefault="005376FC" w:rsidP="005376FC">
      <w:pPr>
        <w:jc w:val="both"/>
        <w:rPr>
          <w:rFonts w:ascii="Arial" w:hAnsi="Arial" w:cs="Arial"/>
        </w:rPr>
      </w:pPr>
    </w:p>
    <w:p w14:paraId="5BC29D05" w14:textId="47699EAD" w:rsidR="005376FC" w:rsidRPr="00132907" w:rsidRDefault="005376FC" w:rsidP="005376FC">
      <w:pPr>
        <w:jc w:val="both"/>
        <w:rPr>
          <w:rFonts w:ascii="Arial" w:hAnsi="Arial" w:cs="Arial"/>
        </w:rPr>
      </w:pPr>
      <w:r w:rsidRPr="00132907">
        <w:rPr>
          <w:rFonts w:ascii="Arial" w:hAnsi="Arial" w:cs="Arial"/>
        </w:rPr>
        <w:t xml:space="preserve">The variation of those indices shall be used to revise up to 90% of the agreed contract price; </w:t>
      </w:r>
      <w:r w:rsidRPr="00132907">
        <w:rPr>
          <w:rFonts w:ascii="Arial" w:hAnsi="Arial" w:cs="Arial"/>
          <w:b/>
          <w:bCs/>
        </w:rPr>
        <w:t>at least 10% of the price in FPV</w:t>
      </w:r>
      <w:r w:rsidRPr="00132907">
        <w:rPr>
          <w:rFonts w:ascii="Arial" w:hAnsi="Arial" w:cs="Arial"/>
        </w:rPr>
        <w:t xml:space="preserve"> shall be fixed and not revisable.</w:t>
      </w:r>
    </w:p>
    <w:p w14:paraId="4A8FFCE6" w14:textId="77777777" w:rsidR="005376FC" w:rsidRPr="00132907" w:rsidRDefault="005376FC" w:rsidP="005376FC">
      <w:pPr>
        <w:jc w:val="both"/>
        <w:rPr>
          <w:rFonts w:ascii="Arial" w:hAnsi="Arial" w:cs="Arial"/>
        </w:rPr>
      </w:pPr>
    </w:p>
    <w:p w14:paraId="540EB4F0" w14:textId="29AF7108" w:rsidR="005376FC" w:rsidRPr="00132907" w:rsidRDefault="005376FC" w:rsidP="005376FC">
      <w:pPr>
        <w:jc w:val="both"/>
        <w:rPr>
          <w:rFonts w:ascii="Arial" w:hAnsi="Arial" w:cs="Arial"/>
        </w:rPr>
      </w:pPr>
      <w:r w:rsidRPr="00132907">
        <w:rPr>
          <w:rFonts w:ascii="Arial" w:hAnsi="Arial" w:cs="Arial"/>
        </w:rPr>
        <w:t>Note that ESA publishes annually on esa-star publication “NATIONAL PRICE AND SALARY STATISTICS” which may be used as the reference indices for the price variation formula.</w:t>
      </w:r>
    </w:p>
    <w:p w14:paraId="5C9686EF" w14:textId="77777777" w:rsidR="005376FC" w:rsidRPr="00132907" w:rsidRDefault="005376FC" w:rsidP="005376FC">
      <w:pPr>
        <w:jc w:val="both"/>
        <w:rPr>
          <w:rFonts w:ascii="Arial" w:hAnsi="Arial" w:cs="Arial"/>
        </w:rPr>
      </w:pPr>
    </w:p>
    <w:p w14:paraId="53403926" w14:textId="77777777" w:rsidR="005376FC" w:rsidRPr="00132907" w:rsidRDefault="005376FC" w:rsidP="005376FC">
      <w:pPr>
        <w:jc w:val="both"/>
        <w:rPr>
          <w:rFonts w:ascii="Arial" w:hAnsi="Arial" w:cs="Arial"/>
        </w:rPr>
      </w:pPr>
      <w:r w:rsidRPr="00132907">
        <w:rPr>
          <w:rFonts w:ascii="Arial" w:hAnsi="Arial" w:cs="Arial"/>
        </w:rPr>
        <w:t xml:space="preserve">The price variation formula will be applied to (all) milestones from </w:t>
      </w:r>
      <w:r w:rsidRPr="00132907">
        <w:rPr>
          <w:rFonts w:ascii="Arial" w:hAnsi="Arial" w:cs="Arial"/>
          <w:b/>
          <w:bCs/>
          <w:color w:val="0000FF"/>
        </w:rPr>
        <w:t>[month/year]</w:t>
      </w:r>
      <w:r w:rsidRPr="00132907">
        <w:rPr>
          <w:rFonts w:ascii="Arial" w:hAnsi="Arial" w:cs="Arial"/>
        </w:rPr>
        <w:t xml:space="preserve"> onwards in the proposed Milestone Payment Plan.</w:t>
      </w:r>
    </w:p>
    <w:p w14:paraId="01D14792" w14:textId="77777777" w:rsidR="005376FC" w:rsidRPr="00132907" w:rsidRDefault="005376FC" w:rsidP="005376FC">
      <w:pPr>
        <w:jc w:val="both"/>
        <w:rPr>
          <w:rFonts w:ascii="Arial" w:hAnsi="Arial" w:cs="Arial"/>
        </w:rPr>
      </w:pPr>
    </w:p>
    <w:p w14:paraId="61DD381A" w14:textId="77777777" w:rsidR="005376FC" w:rsidRPr="00132907" w:rsidRDefault="005376FC" w:rsidP="005376FC">
      <w:pPr>
        <w:jc w:val="both"/>
        <w:rPr>
          <w:rFonts w:ascii="Arial" w:hAnsi="Arial" w:cs="Arial"/>
        </w:rPr>
      </w:pPr>
      <w:r w:rsidRPr="00132907">
        <w:rPr>
          <w:rFonts w:ascii="Arial" w:hAnsi="Arial" w:cs="Arial"/>
        </w:rPr>
        <w:t>The formula for the revision of Fixed Prices (pre-defined escalation rates by country and escalation formula) to be used is the following:</w:t>
      </w:r>
    </w:p>
    <w:p w14:paraId="7EBE1A5A" w14:textId="77777777" w:rsidR="005376FC" w:rsidRPr="00132907" w:rsidRDefault="005376FC" w:rsidP="005376FC">
      <w:pPr>
        <w:jc w:val="both"/>
        <w:rPr>
          <w:rFonts w:ascii="Arial" w:hAnsi="Arial" w:cs="Arial"/>
          <w:b/>
          <w:bCs/>
          <w:color w:val="2718F0"/>
        </w:rPr>
      </w:pPr>
      <w:r w:rsidRPr="00132907">
        <w:rPr>
          <w:rFonts w:ascii="Arial" w:hAnsi="Arial" w:cs="Arial"/>
        </w:rPr>
        <w:t xml:space="preserve">Economic Conditions – </w:t>
      </w:r>
      <w:r w:rsidRPr="00132907">
        <w:rPr>
          <w:rFonts w:ascii="Arial" w:hAnsi="Arial" w:cs="Arial"/>
          <w:b/>
          <w:bCs/>
          <w:color w:val="2718F0"/>
        </w:rPr>
        <w:t>[month/year]</w:t>
      </w:r>
    </w:p>
    <w:p w14:paraId="02D6C070" w14:textId="77777777" w:rsidR="005376FC" w:rsidRPr="00132907" w:rsidRDefault="005376FC" w:rsidP="005376FC">
      <w:pPr>
        <w:jc w:val="both"/>
        <w:rPr>
          <w:rFonts w:ascii="Arial" w:hAnsi="Arial" w:cs="Arial"/>
        </w:rPr>
      </w:pPr>
    </w:p>
    <w:p w14:paraId="5E05F7E3" w14:textId="77777777" w:rsidR="005376FC" w:rsidRPr="00132907" w:rsidRDefault="005376FC" w:rsidP="005376FC">
      <w:pPr>
        <w:jc w:val="both"/>
        <w:rPr>
          <w:rFonts w:ascii="Arial" w:hAnsi="Arial" w:cs="Arial"/>
        </w:rPr>
      </w:pPr>
      <w:r w:rsidRPr="00132907">
        <w:rPr>
          <w:rFonts w:ascii="Arial" w:hAnsi="Arial" w:cs="Arial"/>
        </w:rPr>
        <w:t>P1=P0*(0.10+A*L1/L0 + B*M1/M0)</w:t>
      </w:r>
    </w:p>
    <w:p w14:paraId="5C87FDAE" w14:textId="77777777" w:rsidR="005376FC" w:rsidRPr="00132907" w:rsidRDefault="005376FC" w:rsidP="005376FC">
      <w:pPr>
        <w:jc w:val="both"/>
        <w:rPr>
          <w:rFonts w:ascii="Arial" w:hAnsi="Arial" w:cs="Arial"/>
        </w:rPr>
      </w:pPr>
    </w:p>
    <w:p w14:paraId="2603AFC9" w14:textId="77777777" w:rsidR="005376FC" w:rsidRPr="00132907" w:rsidRDefault="005376FC" w:rsidP="005376FC">
      <w:pPr>
        <w:jc w:val="both"/>
        <w:rPr>
          <w:rFonts w:ascii="Arial" w:hAnsi="Arial" w:cs="Arial"/>
        </w:rPr>
      </w:pPr>
      <w:r w:rsidRPr="00132907">
        <w:rPr>
          <w:rFonts w:ascii="Arial" w:hAnsi="Arial" w:cs="Arial"/>
        </w:rPr>
        <w:t>Where:</w:t>
      </w:r>
    </w:p>
    <w:p w14:paraId="767B7035" w14:textId="77777777" w:rsidR="005376FC" w:rsidRPr="00132907" w:rsidRDefault="005376FC" w:rsidP="005376FC">
      <w:pPr>
        <w:jc w:val="both"/>
        <w:rPr>
          <w:rFonts w:ascii="Arial" w:hAnsi="Arial" w:cs="Arial"/>
        </w:rPr>
      </w:pPr>
      <w:r w:rsidRPr="00132907">
        <w:rPr>
          <w:rFonts w:ascii="Arial" w:hAnsi="Arial" w:cs="Arial"/>
        </w:rPr>
        <w:t>P1 = revised price after escalation/revised milestone payment amount</w:t>
      </w:r>
    </w:p>
    <w:p w14:paraId="788C9850" w14:textId="77777777" w:rsidR="005376FC" w:rsidRPr="00132907" w:rsidRDefault="005376FC" w:rsidP="005376FC">
      <w:pPr>
        <w:jc w:val="both"/>
        <w:rPr>
          <w:rFonts w:ascii="Arial" w:hAnsi="Arial" w:cs="Arial"/>
        </w:rPr>
      </w:pPr>
      <w:r w:rsidRPr="00132907">
        <w:rPr>
          <w:rFonts w:ascii="Arial" w:hAnsi="Arial" w:cs="Arial"/>
        </w:rPr>
        <w:t>P0 = contractually agreed milestone payment amount</w:t>
      </w:r>
    </w:p>
    <w:p w14:paraId="44BC2707" w14:textId="77777777" w:rsidR="005376FC" w:rsidRPr="00132907" w:rsidRDefault="005376FC" w:rsidP="005376FC">
      <w:pPr>
        <w:jc w:val="both"/>
        <w:rPr>
          <w:rFonts w:ascii="Arial" w:hAnsi="Arial" w:cs="Arial"/>
        </w:rPr>
      </w:pPr>
      <w:r w:rsidRPr="00132907">
        <w:rPr>
          <w:rFonts w:ascii="Arial" w:hAnsi="Arial" w:cs="Arial"/>
        </w:rPr>
        <w:t>A: fraction of Labour cost over the Total Company Cost (item 8 of PSS-A2)</w:t>
      </w:r>
    </w:p>
    <w:p w14:paraId="01321C07" w14:textId="77777777" w:rsidR="005376FC" w:rsidRPr="00132907" w:rsidRDefault="005376FC" w:rsidP="005376FC">
      <w:pPr>
        <w:jc w:val="both"/>
        <w:rPr>
          <w:rFonts w:ascii="Arial" w:hAnsi="Arial" w:cs="Arial"/>
        </w:rPr>
      </w:pPr>
      <w:r w:rsidRPr="00132907">
        <w:rPr>
          <w:rFonts w:ascii="Arial" w:hAnsi="Arial" w:cs="Arial"/>
        </w:rPr>
        <w:t>B: fraction of Material cost over the Total Company Cost (item 8 of PSS-A2)</w:t>
      </w:r>
    </w:p>
    <w:p w14:paraId="45DC7943" w14:textId="77777777" w:rsidR="005376FC" w:rsidRPr="00132907" w:rsidRDefault="005376FC" w:rsidP="00D25896">
      <w:pPr>
        <w:widowControl w:val="0"/>
        <w:spacing w:line="240" w:lineRule="auto"/>
        <w:contextualSpacing/>
        <w:jc w:val="both"/>
        <w:rPr>
          <w:rFonts w:ascii="Arial" w:hAnsi="Arial" w:cs="Arial"/>
        </w:rPr>
      </w:pPr>
    </w:p>
    <w:p w14:paraId="47DED6C6" w14:textId="77777777" w:rsidR="005376FC" w:rsidRPr="00132907" w:rsidRDefault="005376FC" w:rsidP="00D25896">
      <w:pPr>
        <w:widowControl w:val="0"/>
        <w:spacing w:line="240" w:lineRule="auto"/>
        <w:contextualSpacing/>
        <w:jc w:val="both"/>
        <w:rPr>
          <w:rFonts w:ascii="Arial" w:hAnsi="Arial" w:cs="Arial"/>
        </w:rPr>
      </w:pPr>
    </w:p>
    <w:p w14:paraId="2FF37706" w14:textId="77777777" w:rsidR="005376FC" w:rsidRPr="00132907" w:rsidRDefault="005376FC" w:rsidP="005376FC">
      <w:pPr>
        <w:jc w:val="both"/>
        <w:rPr>
          <w:rFonts w:ascii="Arial" w:hAnsi="Arial" w:cs="Arial"/>
        </w:rPr>
      </w:pPr>
      <w:r w:rsidRPr="00132907">
        <w:rPr>
          <w:rFonts w:ascii="Arial" w:hAnsi="Arial" w:cs="Arial"/>
        </w:rPr>
        <w:lastRenderedPageBreak/>
        <w:t xml:space="preserve">L0 = SOGETI labour index reference “XXX”, for the </w:t>
      </w:r>
      <w:r w:rsidRPr="00132907">
        <w:rPr>
          <w:rFonts w:ascii="Arial" w:hAnsi="Arial" w:cs="Arial"/>
          <w:b/>
          <w:bCs/>
        </w:rPr>
        <w:t>“</w:t>
      </w:r>
      <w:r w:rsidRPr="00132907">
        <w:rPr>
          <w:rFonts w:ascii="Arial" w:hAnsi="Arial" w:cs="Arial"/>
          <w:b/>
          <w:bCs/>
          <w:color w:val="2718F0"/>
        </w:rPr>
        <w:t>month/year</w:t>
      </w:r>
      <w:r w:rsidRPr="00132907">
        <w:rPr>
          <w:rFonts w:ascii="Arial" w:hAnsi="Arial" w:cs="Arial"/>
          <w:b/>
          <w:bCs/>
        </w:rPr>
        <w:t>”</w:t>
      </w:r>
      <w:r w:rsidRPr="00132907">
        <w:rPr>
          <w:rFonts w:ascii="Arial" w:hAnsi="Arial" w:cs="Arial"/>
        </w:rPr>
        <w:t xml:space="preserve"> equal to […] as of </w:t>
      </w:r>
      <w:r w:rsidRPr="00132907">
        <w:rPr>
          <w:rFonts w:ascii="Arial" w:hAnsi="Arial" w:cs="Arial"/>
          <w:b/>
          <w:bCs/>
          <w:color w:val="2718F0"/>
        </w:rPr>
        <w:t>[year/month]</w:t>
      </w:r>
    </w:p>
    <w:p w14:paraId="49C86F80" w14:textId="77777777" w:rsidR="005376FC" w:rsidRPr="00132907" w:rsidRDefault="005376FC" w:rsidP="005376FC">
      <w:pPr>
        <w:jc w:val="both"/>
        <w:rPr>
          <w:rFonts w:ascii="Arial" w:hAnsi="Arial" w:cs="Arial"/>
        </w:rPr>
      </w:pPr>
    </w:p>
    <w:p w14:paraId="2A29E644" w14:textId="103E86DC" w:rsidR="005376FC" w:rsidRPr="00132907" w:rsidRDefault="005376FC" w:rsidP="005376FC">
      <w:pPr>
        <w:jc w:val="both"/>
        <w:rPr>
          <w:rFonts w:ascii="Arial" w:hAnsi="Arial" w:cs="Arial"/>
        </w:rPr>
      </w:pPr>
      <w:r w:rsidRPr="00132907">
        <w:rPr>
          <w:rFonts w:ascii="Arial" w:hAnsi="Arial" w:cs="Arial"/>
        </w:rPr>
        <w:t xml:space="preserve">M0 = SOGETI material index reference “YYY”, for the </w:t>
      </w:r>
      <w:r w:rsidRPr="00132907">
        <w:rPr>
          <w:rFonts w:ascii="Arial" w:hAnsi="Arial" w:cs="Arial"/>
          <w:b/>
          <w:bCs/>
        </w:rPr>
        <w:t>“</w:t>
      </w:r>
      <w:r w:rsidRPr="00132907">
        <w:rPr>
          <w:rFonts w:ascii="Arial" w:hAnsi="Arial" w:cs="Arial"/>
          <w:b/>
          <w:bCs/>
          <w:color w:val="2718F0"/>
        </w:rPr>
        <w:t>month/year</w:t>
      </w:r>
      <w:r w:rsidRPr="00132907">
        <w:rPr>
          <w:rFonts w:ascii="Arial" w:hAnsi="Arial" w:cs="Arial"/>
          <w:b/>
          <w:bCs/>
        </w:rPr>
        <w:t>”</w:t>
      </w:r>
      <w:r w:rsidRPr="00132907">
        <w:rPr>
          <w:rFonts w:ascii="Arial" w:hAnsi="Arial" w:cs="Arial"/>
        </w:rPr>
        <w:t xml:space="preserve"> equal to […] as of </w:t>
      </w:r>
      <w:r w:rsidRPr="00132907">
        <w:rPr>
          <w:rFonts w:ascii="Arial" w:hAnsi="Arial" w:cs="Arial"/>
          <w:b/>
          <w:bCs/>
          <w:color w:val="2718F0"/>
        </w:rPr>
        <w:t>[month/year]</w:t>
      </w:r>
    </w:p>
    <w:p w14:paraId="726111B4" w14:textId="77777777" w:rsidR="005376FC" w:rsidRPr="00132907" w:rsidRDefault="005376FC" w:rsidP="005376FC">
      <w:pPr>
        <w:jc w:val="both"/>
        <w:rPr>
          <w:rFonts w:ascii="Arial" w:hAnsi="Arial" w:cs="Arial"/>
        </w:rPr>
      </w:pPr>
    </w:p>
    <w:p w14:paraId="24738450" w14:textId="296A6994" w:rsidR="005376FC" w:rsidRPr="00132907" w:rsidRDefault="005376FC" w:rsidP="005376FC">
      <w:pPr>
        <w:jc w:val="both"/>
        <w:rPr>
          <w:rFonts w:ascii="Arial" w:hAnsi="Arial" w:cs="Arial"/>
        </w:rPr>
      </w:pPr>
      <w:r w:rsidRPr="00132907">
        <w:rPr>
          <w:rFonts w:ascii="Arial" w:hAnsi="Arial" w:cs="Arial"/>
        </w:rPr>
        <w:t>L1 &amp; M1 = arithmetic mean of monthly cost indices, as defined above, related to the period of price revision, determined by the month of the contractual scheduled (nominal) milestone date and the month succeeding that of the previous milestone. The index applicable to the first milestone is the arithmetic mean of the monthly indices, as defined above, related to the period from the beginning of work to the month of the first payment milestone.</w:t>
      </w:r>
    </w:p>
    <w:p w14:paraId="0BF582E7" w14:textId="77777777" w:rsidR="005376FC" w:rsidRPr="00132907" w:rsidRDefault="005376FC" w:rsidP="005376FC">
      <w:pPr>
        <w:jc w:val="both"/>
        <w:rPr>
          <w:rFonts w:ascii="Arial" w:hAnsi="Arial" w:cs="Arial"/>
        </w:rPr>
      </w:pPr>
    </w:p>
    <w:p w14:paraId="7EA7C115" w14:textId="10F11669" w:rsidR="005376FC" w:rsidRPr="00132907" w:rsidRDefault="005376FC" w:rsidP="005376FC">
      <w:pPr>
        <w:jc w:val="both"/>
        <w:rPr>
          <w:rFonts w:ascii="Arial" w:hAnsi="Arial" w:cs="Arial"/>
        </w:rPr>
      </w:pPr>
      <w:r w:rsidRPr="00132907">
        <w:rPr>
          <w:rFonts w:ascii="Arial" w:hAnsi="Arial" w:cs="Arial"/>
        </w:rPr>
        <w:t>Where labour is costed by means of annual average labour rates, no revision shall apply to the labour coefficient for the year of the economic condition specified in the contract.</w:t>
      </w:r>
    </w:p>
    <w:p w14:paraId="26347AAA" w14:textId="77777777" w:rsidR="005376FC" w:rsidRPr="00132907" w:rsidRDefault="005376FC" w:rsidP="005376FC">
      <w:pPr>
        <w:jc w:val="both"/>
        <w:rPr>
          <w:rFonts w:ascii="Arial" w:hAnsi="Arial" w:cs="Arial"/>
          <w:u w:val="single"/>
        </w:rPr>
      </w:pPr>
    </w:p>
    <w:p w14:paraId="70C9159E" w14:textId="54B3DC62" w:rsidR="00DA3244" w:rsidRPr="00DA3244" w:rsidRDefault="005376FC" w:rsidP="00DA3244">
      <w:pPr>
        <w:jc w:val="both"/>
        <w:rPr>
          <w:rFonts w:ascii="Arial" w:hAnsi="Arial" w:cs="Arial"/>
        </w:rPr>
      </w:pPr>
      <w:r w:rsidRPr="00132907">
        <w:rPr>
          <w:rFonts w:ascii="Arial" w:hAnsi="Arial" w:cs="Arial"/>
          <w:u w:val="single"/>
        </w:rPr>
        <w:t>Note</w:t>
      </w:r>
      <w:r w:rsidRPr="00132907">
        <w:rPr>
          <w:rFonts w:ascii="Arial" w:hAnsi="Arial" w:cs="Arial"/>
        </w:rPr>
        <w:t xml:space="preserve">: </w:t>
      </w:r>
      <w:r w:rsidR="00DA3244" w:rsidRPr="00DA3244">
        <w:rPr>
          <w:rFonts w:ascii="Arial" w:hAnsi="Arial" w:cs="Arial"/>
        </w:rPr>
        <w:t>The National Price and Salary Statistics expressed in EUR” published by Sogeti (especially produced for ESA), are to be found at the following internet address</w:t>
      </w:r>
      <w:r w:rsidR="00DA3244">
        <w:rPr>
          <w:rFonts w:ascii="Arial" w:hAnsi="Arial" w:cs="Arial"/>
        </w:rPr>
        <w:t>:</w:t>
      </w:r>
    </w:p>
    <w:p w14:paraId="1FB037A5" w14:textId="77777777" w:rsidR="005376FC" w:rsidRPr="00132907" w:rsidRDefault="005376FC" w:rsidP="005376FC">
      <w:pPr>
        <w:jc w:val="both"/>
        <w:rPr>
          <w:rFonts w:ascii="Arial" w:hAnsi="Arial" w:cs="Arial"/>
          <w:color w:val="0000FF"/>
        </w:rPr>
      </w:pPr>
      <w:hyperlink r:id="rId25" w:history="1">
        <w:r w:rsidRPr="00132907">
          <w:rPr>
            <w:rStyle w:val="Hyperlink"/>
            <w:rFonts w:ascii="Arial" w:hAnsi="Arial" w:cs="Arial"/>
            <w:color w:val="0000FF"/>
          </w:rPr>
          <w:t>https://esastar-publication-ext.sso.esa.int/supportingDocumentation/details/16</w:t>
        </w:r>
      </w:hyperlink>
      <w:r w:rsidRPr="00132907">
        <w:rPr>
          <w:rFonts w:ascii="Arial" w:hAnsi="Arial" w:cs="Arial"/>
        </w:rPr>
        <w:t>.</w:t>
      </w:r>
    </w:p>
    <w:p w14:paraId="689CB34D" w14:textId="77777777" w:rsidR="005376FC" w:rsidRPr="00132907" w:rsidRDefault="005376FC" w:rsidP="005376FC">
      <w:pPr>
        <w:jc w:val="both"/>
        <w:rPr>
          <w:rFonts w:ascii="Arial" w:hAnsi="Arial" w:cs="Arial"/>
          <w:u w:val="single"/>
        </w:rPr>
      </w:pPr>
    </w:p>
    <w:p w14:paraId="46537F6C" w14:textId="5BAF9DCC" w:rsidR="005376FC" w:rsidRPr="00132907" w:rsidRDefault="005376FC" w:rsidP="005376FC">
      <w:pPr>
        <w:jc w:val="both"/>
        <w:rPr>
          <w:rFonts w:ascii="Arial" w:hAnsi="Arial" w:cs="Arial"/>
        </w:rPr>
      </w:pPr>
      <w:r w:rsidRPr="00132907">
        <w:rPr>
          <w:rFonts w:ascii="Arial" w:hAnsi="Arial" w:cs="Arial"/>
          <w:u w:val="single"/>
        </w:rPr>
        <w:t>Note</w:t>
      </w:r>
      <w:r w:rsidRPr="00132907">
        <w:rPr>
          <w:rFonts w:ascii="Arial" w:hAnsi="Arial" w:cs="Arial"/>
        </w:rPr>
        <w:t xml:space="preserve">: Where the price in EUR is converted from a National Currency (NC), the exchange rate to be used is the one published in SOGETI in </w:t>
      </w:r>
      <w:r w:rsidRPr="00132907">
        <w:rPr>
          <w:rFonts w:ascii="Arial" w:hAnsi="Arial" w:cs="Arial"/>
          <w:b/>
          <w:bCs/>
          <w:color w:val="2718F0"/>
        </w:rPr>
        <w:t>[month/year]</w:t>
      </w:r>
      <w:r w:rsidRPr="00132907">
        <w:rPr>
          <w:rFonts w:ascii="Arial" w:hAnsi="Arial" w:cs="Arial"/>
        </w:rPr>
        <w:t xml:space="preserve">. And the indices to be used are the ones </w:t>
      </w:r>
      <w:r w:rsidR="00014325">
        <w:rPr>
          <w:rFonts w:ascii="Arial" w:hAnsi="Arial" w:cs="Arial"/>
        </w:rPr>
        <w:t xml:space="preserve">expressed </w:t>
      </w:r>
      <w:r w:rsidRPr="00132907">
        <w:rPr>
          <w:rFonts w:ascii="Arial" w:hAnsi="Arial" w:cs="Arial"/>
        </w:rPr>
        <w:t>in EUR.</w:t>
      </w:r>
    </w:p>
    <w:p w14:paraId="0C4C1AD8" w14:textId="77777777" w:rsidR="005376FC" w:rsidRPr="00132907" w:rsidRDefault="005376FC" w:rsidP="005376FC">
      <w:pPr>
        <w:jc w:val="both"/>
        <w:rPr>
          <w:rFonts w:ascii="Arial" w:hAnsi="Arial" w:cs="Arial"/>
        </w:rPr>
      </w:pPr>
      <w:r w:rsidRPr="00132907">
        <w:rPr>
          <w:rFonts w:ascii="Arial" w:hAnsi="Arial" w:cs="Arial"/>
          <w:b/>
          <w:bCs/>
          <w:color w:val="2718F0"/>
        </w:rPr>
        <w:t>[SUBOPTION:</w:t>
      </w:r>
      <w:r w:rsidRPr="00132907">
        <w:rPr>
          <w:rFonts w:ascii="Arial" w:hAnsi="Arial" w:cs="Arial"/>
          <w:color w:val="2718F0"/>
        </w:rPr>
        <w:t xml:space="preserve"> </w:t>
      </w:r>
      <w:r w:rsidRPr="00132907">
        <w:rPr>
          <w:rFonts w:ascii="Arial" w:hAnsi="Arial" w:cs="Arial"/>
          <w:color w:val="0000FF"/>
        </w:rPr>
        <w:t>to account for escalation of the programme budget, in case indices other than the SOGETI "National Price and Salary Statistics” expressed in EUR are proposed</w:t>
      </w:r>
      <w:r w:rsidRPr="00132907">
        <w:rPr>
          <w:rFonts w:ascii="Arial" w:hAnsi="Arial" w:cs="Arial"/>
          <w:b/>
          <w:bCs/>
          <w:color w:val="0000FF"/>
        </w:rPr>
        <w:t>]</w:t>
      </w:r>
    </w:p>
    <w:p w14:paraId="5EAE8451" w14:textId="77777777" w:rsidR="005376FC" w:rsidRPr="00132907" w:rsidRDefault="005376FC" w:rsidP="005376FC">
      <w:pPr>
        <w:jc w:val="both"/>
        <w:rPr>
          <w:rFonts w:ascii="Arial" w:hAnsi="Arial" w:cs="Arial"/>
        </w:rPr>
      </w:pPr>
      <w:r w:rsidRPr="00132907">
        <w:rPr>
          <w:rFonts w:ascii="Arial" w:hAnsi="Arial" w:cs="Arial"/>
        </w:rPr>
        <w:t>The Tenderer proposal on the Fixed Price with Variation shall take the following into consideration: the total variation of the price in FPV is capped by the variation resulting from the weighted average of the national Harmonised Indexes of Consumer Prices (HICP) for the Euro Area (EA) as referred to in SOGETI report for the European Space Agency entitled “National Price and Salary Statistics - Expressed in Euro”, hereinafter referred to as the “HICP Revision Formula”.</w:t>
      </w:r>
    </w:p>
    <w:p w14:paraId="727C18A3" w14:textId="77777777" w:rsidR="005376FC" w:rsidRPr="00132907" w:rsidRDefault="005376FC" w:rsidP="005376FC">
      <w:pPr>
        <w:jc w:val="both"/>
        <w:rPr>
          <w:rFonts w:ascii="Arial" w:hAnsi="Arial" w:cs="Arial"/>
        </w:rPr>
      </w:pPr>
    </w:p>
    <w:p w14:paraId="68170BF0" w14:textId="77777777" w:rsidR="005376FC" w:rsidRPr="00132907" w:rsidRDefault="005376FC" w:rsidP="005376FC">
      <w:pPr>
        <w:jc w:val="both"/>
        <w:rPr>
          <w:rFonts w:ascii="Arial" w:hAnsi="Arial" w:cs="Arial"/>
        </w:rPr>
      </w:pPr>
      <w:r w:rsidRPr="00132907">
        <w:rPr>
          <w:rFonts w:ascii="Arial" w:hAnsi="Arial" w:cs="Arial"/>
        </w:rPr>
        <w:t>The formula for the revision of Fixed Prices shall be capped by the following formula:</w:t>
      </w:r>
    </w:p>
    <w:p w14:paraId="5731E155" w14:textId="77777777" w:rsidR="005376FC" w:rsidRPr="00132907" w:rsidRDefault="005376FC" w:rsidP="005376FC">
      <w:pPr>
        <w:jc w:val="both"/>
        <w:rPr>
          <w:rFonts w:ascii="Arial" w:hAnsi="Arial" w:cs="Arial"/>
        </w:rPr>
      </w:pPr>
      <w:r w:rsidRPr="00132907">
        <w:rPr>
          <w:rFonts w:ascii="Arial" w:hAnsi="Arial" w:cs="Arial"/>
        </w:rPr>
        <w:t>Variation resulting from the Price Revision Formula shall be capped by variation resulting from the HICP Revision Formula, which is the following:</w:t>
      </w:r>
    </w:p>
    <w:p w14:paraId="2F9E7058" w14:textId="77777777" w:rsidR="005376FC" w:rsidRPr="00132907" w:rsidRDefault="005376FC" w:rsidP="005376FC">
      <w:pPr>
        <w:rPr>
          <w:rFonts w:ascii="Arial" w:hAnsi="Arial" w:cs="Arial"/>
          <w:i/>
          <w:iCs/>
        </w:rPr>
      </w:pPr>
    </w:p>
    <w:p w14:paraId="6C489A1C" w14:textId="77777777" w:rsidR="005376FC" w:rsidRPr="00132907" w:rsidRDefault="005376FC" w:rsidP="005376FC">
      <w:pPr>
        <w:rPr>
          <w:rFonts w:ascii="Arial" w:hAnsi="Arial" w:cs="Arial"/>
          <w:i/>
          <w:iCs/>
        </w:rPr>
      </w:pPr>
      <m:oMathPara>
        <m:oMath>
          <m:r>
            <w:rPr>
              <w:rFonts w:ascii="Cambria Math" w:hAnsi="Cambria Math" w:cs="Arial"/>
            </w:rPr>
            <m:t>P1=P0*(</m:t>
          </m:r>
          <m:f>
            <m:fPr>
              <m:ctrlPr>
                <w:rPr>
                  <w:rFonts w:ascii="Cambria Math" w:hAnsi="Cambria Math" w:cs="Arial"/>
                  <w:i/>
                  <w:iCs/>
                </w:rPr>
              </m:ctrlPr>
            </m:fPr>
            <m:num>
              <m:r>
                <w:rPr>
                  <w:rFonts w:ascii="Cambria Math" w:hAnsi="Cambria Math" w:cs="Arial"/>
                </w:rPr>
                <m:t>HICP EA1</m:t>
              </m:r>
            </m:num>
            <m:den>
              <m:r>
                <w:rPr>
                  <w:rFonts w:ascii="Cambria Math" w:hAnsi="Cambria Math" w:cs="Arial"/>
                </w:rPr>
                <m:t>HICP EA0</m:t>
              </m:r>
            </m:den>
          </m:f>
          <m:r>
            <w:rPr>
              <w:rFonts w:ascii="Cambria Math" w:hAnsi="Cambria Math" w:cs="Arial"/>
            </w:rPr>
            <m:t>)</m:t>
          </m:r>
        </m:oMath>
      </m:oMathPara>
    </w:p>
    <w:p w14:paraId="384D2294" w14:textId="77777777" w:rsidR="005376FC" w:rsidRPr="00132907" w:rsidRDefault="005376FC" w:rsidP="005376FC">
      <w:pPr>
        <w:rPr>
          <w:rFonts w:ascii="Arial" w:hAnsi="Arial" w:cs="Arial"/>
          <w:i/>
          <w:iCs/>
        </w:rPr>
      </w:pPr>
    </w:p>
    <w:p w14:paraId="02344BBB" w14:textId="77777777" w:rsidR="005376FC" w:rsidRPr="00132907" w:rsidRDefault="005376FC" w:rsidP="005376FC">
      <w:pPr>
        <w:rPr>
          <w:rFonts w:ascii="Arial" w:hAnsi="Arial" w:cs="Arial"/>
          <w:i/>
          <w:iCs/>
        </w:rPr>
      </w:pPr>
      <w:r w:rsidRPr="00132907">
        <w:rPr>
          <w:rFonts w:ascii="Arial" w:hAnsi="Arial" w:cs="Arial"/>
          <w:i/>
          <w:iCs/>
        </w:rPr>
        <w:t>Where:</w:t>
      </w:r>
    </w:p>
    <w:p w14:paraId="2B49EEBF" w14:textId="77777777" w:rsidR="005376FC" w:rsidRPr="00132907" w:rsidRDefault="005376FC" w:rsidP="005376FC">
      <w:pPr>
        <w:rPr>
          <w:rFonts w:ascii="Arial" w:hAnsi="Arial" w:cs="Arial"/>
          <w:i/>
          <w:iCs/>
        </w:rPr>
      </w:pPr>
      <w:r w:rsidRPr="00132907">
        <w:rPr>
          <w:rFonts w:ascii="Arial" w:hAnsi="Arial" w:cs="Arial"/>
          <w:i/>
          <w:iCs/>
        </w:rPr>
        <w:t>P1 = revised price after escalation/revised milestone payment amount</w:t>
      </w:r>
    </w:p>
    <w:p w14:paraId="4E58D680" w14:textId="77777777" w:rsidR="005376FC" w:rsidRPr="00132907" w:rsidRDefault="005376FC" w:rsidP="005376FC">
      <w:pPr>
        <w:rPr>
          <w:rFonts w:ascii="Arial" w:hAnsi="Arial" w:cs="Arial"/>
          <w:i/>
          <w:iCs/>
        </w:rPr>
      </w:pPr>
      <w:r w:rsidRPr="00132907">
        <w:rPr>
          <w:rFonts w:ascii="Arial" w:hAnsi="Arial" w:cs="Arial"/>
          <w:i/>
          <w:iCs/>
        </w:rPr>
        <w:t>P0 = contractually agreed milestone payment amount in XX economic conditions</w:t>
      </w:r>
    </w:p>
    <w:p w14:paraId="4129D76C" w14:textId="51950B9E" w:rsidR="005376FC" w:rsidRPr="00132907" w:rsidRDefault="005376FC" w:rsidP="005376FC">
      <w:pPr>
        <w:jc w:val="both"/>
        <w:rPr>
          <w:rFonts w:ascii="Arial" w:hAnsi="Arial" w:cs="Arial"/>
          <w:i/>
          <w:iCs/>
        </w:rPr>
      </w:pPr>
      <w:r w:rsidRPr="00132907">
        <w:rPr>
          <w:rFonts w:ascii="Arial" w:hAnsi="Arial" w:cs="Arial"/>
          <w:i/>
          <w:iCs/>
        </w:rPr>
        <w:t xml:space="preserve">HICP EA0 = value of the HICP (EA) </w:t>
      </w:r>
      <w:r w:rsidRPr="00132907">
        <w:rPr>
          <w:rFonts w:ascii="Arial" w:hAnsi="Arial" w:cs="Arial"/>
        </w:rPr>
        <w:t xml:space="preserve">for the </w:t>
      </w:r>
      <w:r w:rsidRPr="00132907">
        <w:rPr>
          <w:rFonts w:ascii="Arial" w:hAnsi="Arial" w:cs="Arial"/>
          <w:b/>
          <w:bCs/>
        </w:rPr>
        <w:t>“</w:t>
      </w:r>
      <w:r w:rsidRPr="00132907">
        <w:rPr>
          <w:rFonts w:ascii="Arial" w:hAnsi="Arial" w:cs="Arial"/>
          <w:b/>
          <w:bCs/>
          <w:color w:val="2718F0"/>
        </w:rPr>
        <w:t>month/year</w:t>
      </w:r>
      <w:r w:rsidRPr="00132907">
        <w:rPr>
          <w:rFonts w:ascii="Arial" w:hAnsi="Arial" w:cs="Arial"/>
          <w:b/>
          <w:bCs/>
        </w:rPr>
        <w:t>”</w:t>
      </w:r>
      <w:r w:rsidRPr="00132907">
        <w:rPr>
          <w:rFonts w:ascii="Arial" w:hAnsi="Arial" w:cs="Arial"/>
        </w:rPr>
        <w:t xml:space="preserve"> equal to […] as of </w:t>
      </w:r>
      <w:r w:rsidRPr="00132907">
        <w:rPr>
          <w:rFonts w:ascii="Arial" w:hAnsi="Arial" w:cs="Arial"/>
          <w:b/>
          <w:bCs/>
          <w:color w:val="2718F0"/>
        </w:rPr>
        <w:t>[</w:t>
      </w:r>
      <w:r w:rsidR="0095776C">
        <w:rPr>
          <w:rFonts w:ascii="Arial" w:hAnsi="Arial" w:cs="Arial"/>
          <w:b/>
          <w:bCs/>
          <w:color w:val="2718F0"/>
        </w:rPr>
        <w:t>month</w:t>
      </w:r>
      <w:r w:rsidRPr="00132907">
        <w:rPr>
          <w:rFonts w:ascii="Arial" w:hAnsi="Arial" w:cs="Arial"/>
          <w:b/>
          <w:bCs/>
          <w:color w:val="2718F0"/>
        </w:rPr>
        <w:t>/</w:t>
      </w:r>
      <w:r w:rsidR="0095776C">
        <w:rPr>
          <w:rFonts w:ascii="Arial" w:hAnsi="Arial" w:cs="Arial"/>
          <w:b/>
          <w:bCs/>
          <w:color w:val="2718F0"/>
        </w:rPr>
        <w:t>year</w:t>
      </w:r>
      <w:r w:rsidRPr="00132907">
        <w:rPr>
          <w:rFonts w:ascii="Arial" w:hAnsi="Arial" w:cs="Arial"/>
          <w:b/>
          <w:bCs/>
          <w:color w:val="2718F0"/>
        </w:rPr>
        <w:t>]</w:t>
      </w:r>
    </w:p>
    <w:p w14:paraId="49C78347" w14:textId="77777777" w:rsidR="00D25896" w:rsidRPr="00132907" w:rsidRDefault="00D25896" w:rsidP="00D25896">
      <w:pPr>
        <w:spacing w:after="160" w:line="259" w:lineRule="auto"/>
        <w:rPr>
          <w:rFonts w:ascii="Arial" w:hAnsi="Arial" w:cs="Arial"/>
        </w:rPr>
      </w:pPr>
      <w:r w:rsidRPr="00132907">
        <w:rPr>
          <w:rFonts w:ascii="Arial" w:hAnsi="Arial" w:cs="Arial"/>
        </w:rPr>
        <w:br w:type="page"/>
      </w:r>
    </w:p>
    <w:p w14:paraId="5DFE2043" w14:textId="5DEB7ED1" w:rsidR="005376FC" w:rsidRPr="00132907" w:rsidRDefault="005376FC" w:rsidP="005376FC">
      <w:pPr>
        <w:jc w:val="both"/>
        <w:rPr>
          <w:rFonts w:ascii="Arial" w:hAnsi="Arial" w:cs="Arial"/>
          <w:i/>
          <w:iCs/>
        </w:rPr>
      </w:pPr>
      <w:r w:rsidRPr="00132907">
        <w:rPr>
          <w:rFonts w:ascii="Arial" w:hAnsi="Arial" w:cs="Arial"/>
          <w:i/>
          <w:iCs/>
        </w:rPr>
        <w:lastRenderedPageBreak/>
        <w:t xml:space="preserve">HICP EA1 = the arithmetic mean of monthly cost index, as defined above, related to the period of </w:t>
      </w:r>
      <w:r w:rsidR="00E54DAA">
        <w:rPr>
          <w:rFonts w:ascii="Arial" w:hAnsi="Arial" w:cs="Arial"/>
          <w:i/>
          <w:iCs/>
        </w:rPr>
        <w:t xml:space="preserve">milestone </w:t>
      </w:r>
      <w:r w:rsidRPr="00132907">
        <w:rPr>
          <w:rFonts w:ascii="Arial" w:hAnsi="Arial" w:cs="Arial"/>
          <w:i/>
          <w:iCs/>
        </w:rPr>
        <w:t>payment amount revision, determined by the month of the contractual scheduled (nominal) milestone date and the month succeeding that of the previous milestone, when start date is the month succeeding that of contract signature date.</w:t>
      </w:r>
    </w:p>
    <w:p w14:paraId="79289629"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[END OPTION]</w:t>
      </w:r>
    </w:p>
    <w:p w14:paraId="25158B59" w14:textId="77777777" w:rsidR="005376FC" w:rsidRPr="00132907" w:rsidRDefault="005376FC" w:rsidP="005376FC">
      <w:pPr>
        <w:jc w:val="both"/>
        <w:rPr>
          <w:rFonts w:ascii="Arial" w:hAnsi="Arial" w:cs="Arial"/>
        </w:rPr>
      </w:pPr>
    </w:p>
    <w:p w14:paraId="468F90E6"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for contracts generating or procuring (ESA owned) fixed assets</w:t>
      </w:r>
      <w:r w:rsidRPr="00132907">
        <w:rPr>
          <w:rFonts w:ascii="Arial" w:hAnsi="Arial" w:cs="Arial"/>
          <w:b/>
          <w:bCs/>
          <w:color w:val="2718F0"/>
        </w:rPr>
        <w:t xml:space="preserve">] </w:t>
      </w:r>
    </w:p>
    <w:p w14:paraId="0CB6B0E8"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52" w:name="_Toc181006045"/>
      <w:bookmarkStart w:id="253" w:name="_Toc181351782"/>
      <w:bookmarkStart w:id="254" w:name="_Toc181375302"/>
      <w:bookmarkStart w:id="255" w:name="_Toc185255781"/>
      <w:bookmarkStart w:id="256" w:name="_Toc188889941"/>
      <w:r w:rsidRPr="00132907">
        <w:rPr>
          <w:rFonts w:ascii="Arial" w:hAnsi="Arial" w:cs="Arial"/>
          <w:color w:val="auto"/>
          <w:u w:val="single"/>
        </w:rPr>
        <w:t>ESA Fixed Assets</w:t>
      </w:r>
      <w:bookmarkEnd w:id="252"/>
      <w:bookmarkEnd w:id="253"/>
      <w:bookmarkEnd w:id="254"/>
      <w:bookmarkEnd w:id="255"/>
      <w:bookmarkEnd w:id="256"/>
    </w:p>
    <w:p w14:paraId="57AD7697" w14:textId="77777777" w:rsidR="005376FC" w:rsidRPr="00132907" w:rsidRDefault="005376FC" w:rsidP="005376FC">
      <w:pPr>
        <w:rPr>
          <w:rFonts w:ascii="Arial" w:hAnsi="Arial" w:cs="Arial"/>
        </w:rPr>
      </w:pPr>
    </w:p>
    <w:p w14:paraId="34AB758B" w14:textId="77777777" w:rsidR="005376FC" w:rsidRPr="00132907" w:rsidRDefault="005376FC" w:rsidP="005376FC">
      <w:pPr>
        <w:jc w:val="both"/>
        <w:rPr>
          <w:rFonts w:ascii="Arial" w:hAnsi="Arial" w:cs="Arial"/>
        </w:rPr>
      </w:pPr>
      <w:r w:rsidRPr="00132907">
        <w:rPr>
          <w:rFonts w:ascii="Arial" w:hAnsi="Arial" w:cs="Arial"/>
        </w:rPr>
        <w:t>The Tenderer shall define the (estimated) price for each Fixed Asset procured or generated during the execution of the activity.</w:t>
      </w:r>
    </w:p>
    <w:p w14:paraId="30C9248C" w14:textId="77777777" w:rsidR="005376FC" w:rsidRPr="00132907" w:rsidRDefault="005376FC" w:rsidP="005376FC">
      <w:pPr>
        <w:jc w:val="both"/>
        <w:rPr>
          <w:rFonts w:ascii="Arial" w:hAnsi="Arial" w:cs="Arial"/>
          <w:b/>
          <w:bCs/>
          <w:color w:val="2718F0"/>
        </w:rPr>
      </w:pPr>
      <w:r w:rsidRPr="00132907">
        <w:rPr>
          <w:rFonts w:ascii="Arial" w:hAnsi="Arial" w:cs="Arial"/>
          <w:b/>
          <w:bCs/>
          <w:color w:val="2718F0"/>
        </w:rPr>
        <w:t>[END OPTION]</w:t>
      </w:r>
    </w:p>
    <w:p w14:paraId="2F8BDA8A" w14:textId="77777777" w:rsidR="005376FC" w:rsidRPr="00132907" w:rsidRDefault="005376FC" w:rsidP="005376FC">
      <w:pPr>
        <w:jc w:val="both"/>
        <w:rPr>
          <w:rFonts w:ascii="Arial" w:hAnsi="Arial" w:cs="Arial"/>
          <w:b/>
          <w:bCs/>
          <w:color w:val="2718F0"/>
        </w:rPr>
      </w:pPr>
    </w:p>
    <w:p w14:paraId="234BA525" w14:textId="77777777" w:rsidR="005376FC" w:rsidRPr="00132907" w:rsidRDefault="005376FC" w:rsidP="005376FC">
      <w:pPr>
        <w:pStyle w:val="Heading3"/>
        <w:keepNext w:val="0"/>
        <w:keepLines w:val="0"/>
        <w:numPr>
          <w:ilvl w:val="2"/>
          <w:numId w:val="36"/>
        </w:numPr>
        <w:tabs>
          <w:tab w:val="num" w:pos="360"/>
        </w:tabs>
        <w:spacing w:before="0"/>
        <w:ind w:left="0" w:firstLine="0"/>
        <w:jc w:val="both"/>
        <w:rPr>
          <w:rFonts w:ascii="Arial" w:hAnsi="Arial" w:cs="Arial"/>
          <w:color w:val="auto"/>
          <w:u w:val="single"/>
        </w:rPr>
      </w:pPr>
      <w:bookmarkStart w:id="257" w:name="_Toc181006046"/>
      <w:bookmarkStart w:id="258" w:name="_Toc181351783"/>
      <w:bookmarkStart w:id="259" w:name="_Toc181375303"/>
      <w:bookmarkStart w:id="260" w:name="_Toc185255782"/>
      <w:bookmarkStart w:id="261" w:name="_Toc188889942"/>
      <w:r w:rsidRPr="00132907">
        <w:rPr>
          <w:rFonts w:ascii="Arial" w:hAnsi="Arial" w:cs="Arial"/>
          <w:color w:val="auto"/>
          <w:u w:val="single"/>
        </w:rPr>
        <w:t>Payments</w:t>
      </w:r>
      <w:bookmarkEnd w:id="257"/>
      <w:bookmarkEnd w:id="258"/>
      <w:bookmarkEnd w:id="259"/>
      <w:bookmarkEnd w:id="260"/>
      <w:bookmarkEnd w:id="261"/>
    </w:p>
    <w:p w14:paraId="280B3B15" w14:textId="77777777" w:rsidR="005376FC" w:rsidRPr="00132907" w:rsidRDefault="005376FC" w:rsidP="005376FC">
      <w:pPr>
        <w:rPr>
          <w:rFonts w:ascii="Arial" w:hAnsi="Arial" w:cs="Arial"/>
        </w:rPr>
      </w:pPr>
    </w:p>
    <w:p w14:paraId="51E668C6" w14:textId="77777777" w:rsidR="005376FC" w:rsidRPr="00132907" w:rsidRDefault="005376FC" w:rsidP="005376FC">
      <w:pPr>
        <w:jc w:val="both"/>
        <w:rPr>
          <w:rFonts w:ascii="Arial" w:hAnsi="Arial" w:cs="Arial"/>
        </w:rPr>
      </w:pPr>
      <w:r w:rsidRPr="00132907">
        <w:rPr>
          <w:rFonts w:ascii="Arial" w:hAnsi="Arial" w:cs="Arial"/>
        </w:rPr>
        <w:t>Tenderers shall propose a Milestone Payment Plan (MPP), broken down per Phase, if any, in the form shown in the relevant Appendix of the Draft Contract.</w:t>
      </w:r>
    </w:p>
    <w:p w14:paraId="1F0B33CA" w14:textId="77777777" w:rsidR="005376FC" w:rsidRPr="00132907" w:rsidRDefault="005376FC" w:rsidP="005376FC">
      <w:pPr>
        <w:jc w:val="both"/>
        <w:rPr>
          <w:rFonts w:ascii="Arial" w:hAnsi="Arial" w:cs="Arial"/>
        </w:rPr>
      </w:pPr>
    </w:p>
    <w:p w14:paraId="0F4E4D19" w14:textId="77777777" w:rsidR="005376FC" w:rsidRPr="00132907" w:rsidRDefault="005376FC" w:rsidP="005376FC">
      <w:pPr>
        <w:jc w:val="both"/>
        <w:rPr>
          <w:rFonts w:ascii="Arial" w:hAnsi="Arial" w:cs="Arial"/>
        </w:rPr>
      </w:pPr>
      <w:r w:rsidRPr="00132907">
        <w:rPr>
          <w:rFonts w:ascii="Arial" w:hAnsi="Arial" w:cs="Arial"/>
        </w:rPr>
        <w:t>The rules governing payments are laid down in Article 3 of the Draft Contract and Clause 28 of the GCC. These rules shall be adhered to.</w:t>
      </w:r>
    </w:p>
    <w:p w14:paraId="0E33D3C4" w14:textId="77777777" w:rsidR="005376FC" w:rsidRPr="00132907" w:rsidRDefault="005376FC" w:rsidP="005376FC">
      <w:pPr>
        <w:jc w:val="both"/>
        <w:rPr>
          <w:rFonts w:ascii="Arial" w:hAnsi="Arial" w:cs="Arial"/>
          <w:highlight w:val="yellow"/>
        </w:rPr>
      </w:pPr>
    </w:p>
    <w:p w14:paraId="49F07167" w14:textId="77777777" w:rsidR="005376FC" w:rsidRPr="00132907" w:rsidRDefault="005376FC" w:rsidP="005376FC">
      <w:pPr>
        <w:jc w:val="both"/>
        <w:rPr>
          <w:rFonts w:ascii="Arial" w:hAnsi="Arial" w:cs="Arial"/>
        </w:rPr>
      </w:pPr>
      <w:r w:rsidRPr="00132907">
        <w:rPr>
          <w:rFonts w:ascii="Arial" w:hAnsi="Arial" w:cs="Arial"/>
        </w:rPr>
        <w:t>In principle and unless otherwise decided by the Agency, a potential Contractor or Subcontractor may request an advance payment of up to 35% of its part of the Contract price, per Phase if any, irrespective of any cash disbursement needs. Further, the Tenderer has the right to request the offset of the 35% advance payment at the end of the Contract i.e. the last two (2) milestones (ideally 25% at the last milestone and 10% at the preceding milestone), if this can be justified in view of the economic progress in the Contract.</w:t>
      </w:r>
    </w:p>
    <w:p w14:paraId="10A9C1D5" w14:textId="77777777" w:rsidR="005376FC" w:rsidRPr="00132907" w:rsidRDefault="005376FC" w:rsidP="005376FC">
      <w:pPr>
        <w:jc w:val="both"/>
        <w:rPr>
          <w:rFonts w:ascii="Arial" w:hAnsi="Arial" w:cs="Arial"/>
        </w:rPr>
      </w:pPr>
    </w:p>
    <w:p w14:paraId="283B5489"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The final payment milestone shall not be less than 10% of the Contract price.</w:t>
      </w:r>
    </w:p>
    <w:p w14:paraId="0726D6A0" w14:textId="77777777" w:rsidR="005376FC" w:rsidRPr="00132907" w:rsidRDefault="005376FC" w:rsidP="005376FC">
      <w:pPr>
        <w:pStyle w:val="ListParagraph"/>
        <w:numPr>
          <w:ilvl w:val="0"/>
          <w:numId w:val="39"/>
        </w:numPr>
        <w:spacing w:after="160" w:line="259" w:lineRule="auto"/>
        <w:jc w:val="both"/>
        <w:rPr>
          <w:rFonts w:ascii="Arial" w:hAnsi="Arial" w:cs="Arial"/>
        </w:rPr>
      </w:pPr>
      <w:r w:rsidRPr="00132907">
        <w:rPr>
          <w:rFonts w:ascii="Arial" w:hAnsi="Arial" w:cs="Arial"/>
        </w:rPr>
        <w:t>The advance payment shall not offset completely the value of one milestone.</w:t>
      </w:r>
    </w:p>
    <w:p w14:paraId="78047D35" w14:textId="77777777" w:rsidR="005376FC" w:rsidRPr="00132907" w:rsidRDefault="005376FC" w:rsidP="005376FC">
      <w:pPr>
        <w:jc w:val="both"/>
        <w:rPr>
          <w:rFonts w:ascii="Arial" w:hAnsi="Arial" w:cs="Arial"/>
        </w:rPr>
      </w:pPr>
      <w:r w:rsidRPr="00132907">
        <w:rPr>
          <w:rFonts w:ascii="Arial" w:hAnsi="Arial" w:cs="Arial"/>
        </w:rPr>
        <w:t>All claims for payment shall be linked to the achievement of defined schedule milestones. These milestones are to be in the form of significant events in the programme to be selected on the basis of providing a checkpoint for progress in the work performed. Examples of such milestones are the satisfactory completion of Design Reviews, satisfactory completion of tests, hardware deliveries, acceptance of produced documentation, etc. It should be noted that the commencement of an activity is not deemed to be a suitable milestone.</w:t>
      </w:r>
    </w:p>
    <w:p w14:paraId="01A811B8" w14:textId="77777777" w:rsidR="005376FC" w:rsidRPr="00132907" w:rsidRDefault="005376FC" w:rsidP="005376FC">
      <w:pPr>
        <w:jc w:val="both"/>
        <w:rPr>
          <w:rFonts w:ascii="Arial" w:hAnsi="Arial" w:cs="Arial"/>
        </w:rPr>
      </w:pPr>
    </w:p>
    <w:p w14:paraId="5F444639" w14:textId="77777777" w:rsidR="005376FC" w:rsidRPr="00132907" w:rsidRDefault="005376FC" w:rsidP="005376FC">
      <w:pPr>
        <w:jc w:val="both"/>
        <w:rPr>
          <w:rFonts w:ascii="Arial" w:hAnsi="Arial" w:cs="Arial"/>
        </w:rPr>
      </w:pPr>
      <w:r w:rsidRPr="00132907">
        <w:rPr>
          <w:rFonts w:ascii="Arial" w:hAnsi="Arial" w:cs="Arial"/>
        </w:rPr>
        <w:t>Please also note that, if applicable, a milestone payment plan broken down by Subcontractor and per Phase, if any, is also requested. In establishing the payment plan, Tenderers shall comply with the conditions shown in the Draft Contract payment plan and in the present document.</w:t>
      </w:r>
    </w:p>
    <w:p w14:paraId="01173FB2" w14:textId="77777777" w:rsidR="005376FC" w:rsidRPr="00132907" w:rsidRDefault="005376FC" w:rsidP="005376FC">
      <w:pPr>
        <w:jc w:val="both"/>
        <w:rPr>
          <w:rFonts w:ascii="Arial" w:hAnsi="Arial" w:cs="Arial"/>
        </w:rPr>
      </w:pPr>
    </w:p>
    <w:p w14:paraId="5946EF2B" w14:textId="77777777" w:rsidR="005376FC" w:rsidRPr="00132907" w:rsidRDefault="005376FC" w:rsidP="005376FC">
      <w:pPr>
        <w:jc w:val="both"/>
        <w:rPr>
          <w:rFonts w:ascii="Arial" w:hAnsi="Arial" w:cs="Arial"/>
        </w:rPr>
      </w:pPr>
      <w:r w:rsidRPr="00132907">
        <w:rPr>
          <w:rFonts w:ascii="Arial" w:hAnsi="Arial" w:cs="Arial"/>
        </w:rPr>
        <w:t>The proposed milestone(s) should reflect the “economic reality” of the project (i.e. the monetary value of the technical achievement).</w:t>
      </w:r>
    </w:p>
    <w:p w14:paraId="5FEC4566" w14:textId="77777777" w:rsidR="005376FC" w:rsidRPr="00132907" w:rsidRDefault="005376FC">
      <w:pPr>
        <w:spacing w:after="160" w:line="259" w:lineRule="auto"/>
        <w:rPr>
          <w:rFonts w:ascii="Arial" w:hAnsi="Arial" w:cs="Arial"/>
          <w:b/>
          <w:i/>
          <w:color w:val="000000" w:themeColor="text1"/>
          <w:highlight w:val="yellow"/>
        </w:rPr>
      </w:pPr>
      <w:r w:rsidRPr="00132907">
        <w:rPr>
          <w:rFonts w:ascii="Arial" w:hAnsi="Arial" w:cs="Arial"/>
          <w:b/>
          <w:i/>
          <w:color w:val="000000" w:themeColor="text1"/>
          <w:highlight w:val="yellow"/>
        </w:rPr>
        <w:br w:type="page"/>
      </w:r>
    </w:p>
    <w:p w14:paraId="523DF9AF" w14:textId="0EC3FCDA" w:rsidR="00F54B24" w:rsidRPr="00AA2C15" w:rsidRDefault="00F54B24" w:rsidP="00AA2C15">
      <w:pPr>
        <w:pStyle w:val="Heading2"/>
        <w:numPr>
          <w:ilvl w:val="1"/>
          <w:numId w:val="36"/>
        </w:numPr>
        <w:tabs>
          <w:tab w:val="num" w:pos="360"/>
        </w:tabs>
        <w:spacing w:before="0"/>
        <w:ind w:left="0" w:firstLine="0"/>
        <w:rPr>
          <w:rFonts w:ascii="Arial" w:hAnsi="Arial" w:cs="Arial"/>
          <w:b/>
          <w:bCs/>
          <w:color w:val="auto"/>
          <w:sz w:val="24"/>
          <w:szCs w:val="24"/>
          <w:u w:val="single"/>
        </w:rPr>
      </w:pPr>
      <w:bookmarkStart w:id="262" w:name="_Toc181375304"/>
      <w:bookmarkStart w:id="263" w:name="_Toc181351784"/>
      <w:bookmarkStart w:id="264" w:name="_Toc185255783"/>
      <w:bookmarkStart w:id="265" w:name="_Toc188889943"/>
      <w:r w:rsidRPr="00132907">
        <w:rPr>
          <w:rFonts w:ascii="Arial" w:hAnsi="Arial" w:cs="Arial"/>
          <w:b/>
          <w:bCs/>
          <w:color w:val="auto"/>
          <w:sz w:val="24"/>
          <w:szCs w:val="24"/>
          <w:u w:val="single"/>
        </w:rPr>
        <w:lastRenderedPageBreak/>
        <w:t>CONTRACTUAL PROPOSAL</w:t>
      </w:r>
      <w:bookmarkEnd w:id="262"/>
      <w:bookmarkEnd w:id="263"/>
      <w:bookmarkEnd w:id="264"/>
      <w:bookmarkEnd w:id="265"/>
    </w:p>
    <w:p w14:paraId="2EA09959" w14:textId="77777777" w:rsidR="00F54B24" w:rsidRPr="00132907" w:rsidRDefault="00F54B24" w:rsidP="00F54B24">
      <w:pPr>
        <w:rPr>
          <w:rFonts w:ascii="Arial" w:hAnsi="Arial" w:cs="Arial"/>
        </w:rPr>
      </w:pPr>
    </w:p>
    <w:p w14:paraId="6227BEF3"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66" w:name="_Toc181351785"/>
      <w:bookmarkStart w:id="267" w:name="_Toc181375305"/>
      <w:bookmarkStart w:id="268" w:name="_Toc185255784"/>
      <w:bookmarkStart w:id="269" w:name="_Toc188889944"/>
      <w:r w:rsidRPr="00132907">
        <w:rPr>
          <w:rFonts w:ascii="Arial" w:hAnsi="Arial" w:cs="Arial"/>
          <w:b/>
          <w:bCs/>
          <w:color w:val="auto"/>
          <w:sz w:val="24"/>
          <w:szCs w:val="24"/>
          <w:u w:val="single"/>
        </w:rPr>
        <w:t>Compliance with Contract conditions</w:t>
      </w:r>
      <w:bookmarkEnd w:id="266"/>
      <w:bookmarkEnd w:id="267"/>
      <w:bookmarkEnd w:id="268"/>
      <w:bookmarkEnd w:id="269"/>
    </w:p>
    <w:p w14:paraId="29D56564" w14:textId="77777777" w:rsidR="00F54B24" w:rsidRPr="00132907" w:rsidRDefault="00F54B24" w:rsidP="00F54B24">
      <w:pPr>
        <w:rPr>
          <w:rFonts w:ascii="Arial" w:hAnsi="Arial" w:cs="Arial"/>
        </w:rPr>
      </w:pPr>
    </w:p>
    <w:p w14:paraId="7A9F837E" w14:textId="77777777" w:rsidR="00F54B24" w:rsidRPr="00132907" w:rsidRDefault="00F54B24" w:rsidP="00F54B24">
      <w:pPr>
        <w:jc w:val="both"/>
        <w:rPr>
          <w:rFonts w:ascii="Arial" w:hAnsi="Arial" w:cs="Arial"/>
        </w:rPr>
      </w:pPr>
      <w:r w:rsidRPr="00132907">
        <w:rPr>
          <w:rFonts w:ascii="Arial" w:hAnsi="Arial" w:cs="Arial"/>
        </w:rPr>
        <w:t>Tenderers shall explicitly state that the Contract conditions have been read, are understood and accepted, and that any sales conditions of their own do not apply. In case, exceptionally, that modifications or amendments are proposed for the Agency’s consideration, the full text of such modifications or amendments shall be given and the reasons for requesting them shall be clearly explained.</w:t>
      </w:r>
    </w:p>
    <w:p w14:paraId="24561AC9" w14:textId="77777777" w:rsidR="00F54B24" w:rsidRPr="00132907" w:rsidRDefault="00F54B24" w:rsidP="00F54B24">
      <w:pPr>
        <w:jc w:val="both"/>
        <w:rPr>
          <w:rFonts w:ascii="Arial" w:hAnsi="Arial" w:cs="Arial"/>
        </w:rPr>
      </w:pPr>
    </w:p>
    <w:p w14:paraId="548474A1" w14:textId="283F6D70" w:rsidR="00F54B24" w:rsidRPr="00132907" w:rsidRDefault="00F54B24" w:rsidP="00F54B24">
      <w:pPr>
        <w:jc w:val="both"/>
        <w:rPr>
          <w:rFonts w:ascii="Arial" w:hAnsi="Arial" w:cs="Arial"/>
        </w:rPr>
      </w:pPr>
      <w:r w:rsidRPr="00132907">
        <w:rPr>
          <w:rFonts w:ascii="Arial" w:hAnsi="Arial" w:cs="Arial"/>
        </w:rPr>
        <w:t>Any proposed modifications or amendments to the Contract conditions will be taken into account in the evaluation.</w:t>
      </w:r>
    </w:p>
    <w:p w14:paraId="560232A6" w14:textId="77777777" w:rsidR="00F54B24" w:rsidRPr="00132907" w:rsidRDefault="00F54B24" w:rsidP="00F54B24">
      <w:pPr>
        <w:jc w:val="both"/>
        <w:rPr>
          <w:rFonts w:ascii="Arial" w:hAnsi="Arial" w:cs="Arial"/>
        </w:rPr>
      </w:pPr>
    </w:p>
    <w:p w14:paraId="787B2811" w14:textId="164E543C" w:rsidR="00F54B24" w:rsidRPr="00132907" w:rsidRDefault="00F54B24" w:rsidP="00F54B24">
      <w:pPr>
        <w:jc w:val="both"/>
        <w:rPr>
          <w:rFonts w:ascii="Arial" w:hAnsi="Arial" w:cs="Arial"/>
        </w:rPr>
      </w:pPr>
      <w:r w:rsidRPr="00132907">
        <w:rPr>
          <w:rFonts w:ascii="Arial" w:hAnsi="Arial" w:cs="Arial"/>
        </w:rPr>
        <w:t>Acceptance of a tender containing reservations, proposed modifications or amendments is not construed as acceptance of these, unless and until such modifications or amendments are confirmed in a Contract. Any proposed modifications or amendments to the contractual conditions shall either be rejected by the Agency or shall be subject to negotiation prior to Contract award.</w:t>
      </w:r>
    </w:p>
    <w:p w14:paraId="27BCFD60" w14:textId="77777777" w:rsidR="00F54B24" w:rsidRPr="00132907" w:rsidRDefault="00F54B24" w:rsidP="00F54B24">
      <w:pPr>
        <w:jc w:val="both"/>
        <w:rPr>
          <w:rFonts w:ascii="Arial" w:hAnsi="Arial" w:cs="Arial"/>
          <w:color w:val="2718F0"/>
        </w:rPr>
      </w:pPr>
    </w:p>
    <w:p w14:paraId="1851269E" w14:textId="77777777" w:rsidR="00F54B24" w:rsidRPr="00132907" w:rsidRDefault="00F54B24" w:rsidP="00F54B24">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the PDP Annex is to be made applicable in case the Statement of Work/Proposal foresees processing of Personal Data as part of the work to be performed under the Contract</w:t>
      </w:r>
      <w:r w:rsidRPr="00132907">
        <w:rPr>
          <w:rFonts w:ascii="Arial" w:hAnsi="Arial" w:cs="Arial"/>
          <w:b/>
          <w:bCs/>
          <w:color w:val="2718F0"/>
        </w:rPr>
        <w:t>]</w:t>
      </w:r>
    </w:p>
    <w:p w14:paraId="7C432D99" w14:textId="77777777" w:rsidR="00F54B24" w:rsidRPr="00132907" w:rsidRDefault="00F54B24" w:rsidP="00F54B24">
      <w:pPr>
        <w:jc w:val="both"/>
        <w:rPr>
          <w:rFonts w:ascii="Arial" w:hAnsi="Arial" w:cs="Arial"/>
        </w:rPr>
      </w:pPr>
      <w:r w:rsidRPr="00132907">
        <w:rPr>
          <w:rFonts w:ascii="Arial" w:hAnsi="Arial" w:cs="Arial"/>
        </w:rPr>
        <w:t>Tenderers shall further explicitly state that they have read, understood and accepted the Personal Data Processing (PDP) Annex to the Contract. This Annex forms an integrated part of the Contract and the Tenderer’s attention is drawn to the fact that it will not be subject to separate signatures. Should the tender lead to a Contract award, the PDP Annex will enter into force upon signature of the Contract by both Parties.</w:t>
      </w:r>
    </w:p>
    <w:p w14:paraId="38393B3F" w14:textId="77777777" w:rsidR="00F54B24" w:rsidRPr="00132907" w:rsidRDefault="00F54B24" w:rsidP="00F54B24">
      <w:pPr>
        <w:jc w:val="both"/>
        <w:rPr>
          <w:rFonts w:ascii="Arial" w:hAnsi="Arial" w:cs="Arial"/>
          <w:b/>
          <w:bCs/>
          <w:color w:val="2718F0"/>
        </w:rPr>
      </w:pPr>
      <w:r w:rsidRPr="00132907">
        <w:rPr>
          <w:rFonts w:ascii="Arial" w:hAnsi="Arial" w:cs="Arial"/>
          <w:b/>
          <w:bCs/>
          <w:color w:val="2718F0"/>
        </w:rPr>
        <w:t>[END OPTION]</w:t>
      </w:r>
    </w:p>
    <w:p w14:paraId="06A2B2B0" w14:textId="77777777" w:rsidR="00F54B24" w:rsidRPr="00132907" w:rsidRDefault="00F54B24" w:rsidP="00F54B24">
      <w:pPr>
        <w:jc w:val="both"/>
        <w:rPr>
          <w:rFonts w:ascii="Arial" w:hAnsi="Arial" w:cs="Arial"/>
          <w:b/>
          <w:bCs/>
          <w:color w:val="0033CC"/>
        </w:rPr>
      </w:pPr>
    </w:p>
    <w:p w14:paraId="2AADB267"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70" w:name="_Toc181351786"/>
      <w:bookmarkStart w:id="271" w:name="_Toc181375306"/>
      <w:bookmarkStart w:id="272" w:name="_Toc185255785"/>
      <w:bookmarkStart w:id="273" w:name="_Toc188889945"/>
      <w:r w:rsidRPr="00132907">
        <w:rPr>
          <w:rFonts w:ascii="Arial" w:hAnsi="Arial" w:cs="Arial"/>
          <w:b/>
          <w:bCs/>
          <w:color w:val="auto"/>
          <w:sz w:val="24"/>
          <w:szCs w:val="24"/>
          <w:u w:val="single"/>
        </w:rPr>
        <w:t>Insurance waiver</w:t>
      </w:r>
      <w:bookmarkEnd w:id="270"/>
      <w:bookmarkEnd w:id="271"/>
      <w:bookmarkEnd w:id="272"/>
      <w:bookmarkEnd w:id="273"/>
    </w:p>
    <w:p w14:paraId="64A1D030" w14:textId="77777777" w:rsidR="00F54B24" w:rsidRPr="00132907" w:rsidRDefault="00F54B24" w:rsidP="00F54B24">
      <w:pPr>
        <w:rPr>
          <w:rFonts w:ascii="Arial" w:hAnsi="Arial" w:cs="Arial"/>
        </w:rPr>
      </w:pPr>
    </w:p>
    <w:p w14:paraId="2EBCB92D" w14:textId="77777777" w:rsidR="00F54B24" w:rsidRPr="00132907" w:rsidRDefault="00F54B24" w:rsidP="00F54B24">
      <w:pPr>
        <w:jc w:val="both"/>
        <w:rPr>
          <w:rFonts w:ascii="Arial" w:hAnsi="Arial" w:cs="Arial"/>
        </w:rPr>
      </w:pPr>
      <w:r w:rsidRPr="00132907">
        <w:rPr>
          <w:rFonts w:ascii="Arial" w:hAnsi="Arial" w:cs="Arial"/>
        </w:rPr>
        <w:t>Tenderers are encouraged to discuss with their insurance company to obtain a waiver of subrogation rights from the insurers (foreseen in Clause 18.1.3 of the GCC). This waiver will be available on the side of the Agency in case of reciprocity.</w:t>
      </w:r>
    </w:p>
    <w:p w14:paraId="1918B0DE" w14:textId="77777777" w:rsidR="00F54B24" w:rsidRPr="00132907" w:rsidRDefault="00F54B24" w:rsidP="00F54B24">
      <w:pPr>
        <w:jc w:val="both"/>
        <w:rPr>
          <w:rFonts w:ascii="Arial" w:hAnsi="Arial" w:cs="Arial"/>
        </w:rPr>
      </w:pPr>
      <w:r w:rsidRPr="00132907">
        <w:rPr>
          <w:rFonts w:ascii="Arial" w:hAnsi="Arial" w:cs="Arial"/>
        </w:rPr>
        <w:t>Failure to present such a waiver at a potential Contract signature will result in a hold harmless agreement between the Parties in accordance with Clause 18.1.6 of the GCC.</w:t>
      </w:r>
    </w:p>
    <w:p w14:paraId="6345ECFE" w14:textId="77777777" w:rsidR="00F54B24" w:rsidRPr="00132907" w:rsidRDefault="00F54B24" w:rsidP="00F54B24">
      <w:pPr>
        <w:jc w:val="both"/>
        <w:rPr>
          <w:rFonts w:ascii="Arial" w:hAnsi="Arial" w:cs="Arial"/>
        </w:rPr>
      </w:pPr>
      <w:r w:rsidRPr="00132907">
        <w:rPr>
          <w:rFonts w:ascii="Arial" w:hAnsi="Arial" w:cs="Arial"/>
        </w:rPr>
        <w:t>Tenderers shall state whether such a waiver will be available at a potential resulting Contract signature.</w:t>
      </w:r>
    </w:p>
    <w:p w14:paraId="0CA1BCE5" w14:textId="77777777" w:rsidR="00F54B24" w:rsidRPr="00132907" w:rsidRDefault="00F54B24" w:rsidP="00F54B24">
      <w:pPr>
        <w:jc w:val="both"/>
        <w:rPr>
          <w:rFonts w:ascii="Arial" w:hAnsi="Arial" w:cs="Arial"/>
        </w:rPr>
      </w:pPr>
    </w:p>
    <w:p w14:paraId="33D850E5" w14:textId="77777777" w:rsidR="00F54B24" w:rsidRPr="00132907" w:rsidRDefault="00F54B24" w:rsidP="004F0D34">
      <w:pPr>
        <w:pStyle w:val="Heading2"/>
        <w:numPr>
          <w:ilvl w:val="2"/>
          <w:numId w:val="36"/>
        </w:numPr>
        <w:spacing w:before="0"/>
        <w:rPr>
          <w:rFonts w:ascii="Arial" w:hAnsi="Arial" w:cs="Arial"/>
          <w:b/>
          <w:bCs/>
          <w:color w:val="auto"/>
          <w:sz w:val="24"/>
          <w:szCs w:val="24"/>
          <w:u w:val="single"/>
        </w:rPr>
      </w:pPr>
      <w:bookmarkStart w:id="274" w:name="_Toc181351787"/>
      <w:bookmarkStart w:id="275" w:name="_Toc181375307"/>
      <w:bookmarkStart w:id="276" w:name="_Toc185255786"/>
      <w:bookmarkStart w:id="277" w:name="_Toc188889946"/>
      <w:r w:rsidRPr="00132907">
        <w:rPr>
          <w:rFonts w:ascii="Arial" w:hAnsi="Arial" w:cs="Arial"/>
          <w:b/>
          <w:bCs/>
          <w:color w:val="auto"/>
          <w:sz w:val="24"/>
          <w:szCs w:val="24"/>
          <w:u w:val="single"/>
        </w:rPr>
        <w:t>Statement concerning the use of existing Intellectual Property Rights of the Tenderer and Third Party(ies) commitments</w:t>
      </w:r>
      <w:bookmarkEnd w:id="274"/>
      <w:bookmarkEnd w:id="275"/>
      <w:bookmarkEnd w:id="276"/>
      <w:bookmarkEnd w:id="277"/>
    </w:p>
    <w:p w14:paraId="0CA42169" w14:textId="7400AE5D" w:rsidR="00F54B24" w:rsidRPr="00132907" w:rsidRDefault="005C11BB" w:rsidP="00F54B24">
      <w:pPr>
        <w:rPr>
          <w:rFonts w:ascii="Arial" w:hAnsi="Arial" w:cs="Arial"/>
        </w:rPr>
      </w:pPr>
      <w:r>
        <w:rPr>
          <w:rFonts w:ascii="Arial" w:hAnsi="Arial" w:cs="Arial"/>
        </w:rPr>
        <w:t>I</w:t>
      </w:r>
      <w:r w:rsidR="00D92C6A" w:rsidRPr="00132907">
        <w:rPr>
          <w:rFonts w:ascii="Arial" w:hAnsi="Arial" w:cs="Arial"/>
        </w:rPr>
        <w:t>n case Tenderers wish to make any restriction on the rights of distribution and use, as foreseen and defined in Part II of the General Clauses and Conditions (GCC) as amended by the Draft Contract, of any data, including documentation, related to the work under the Contract, such proposed restriction must be clearly defined and justified in the tender</w:t>
      </w:r>
    </w:p>
    <w:p w14:paraId="072D438C" w14:textId="77777777" w:rsidR="00D25896" w:rsidRPr="00132907" w:rsidRDefault="00D25896" w:rsidP="00D25896">
      <w:pPr>
        <w:spacing w:line="259" w:lineRule="auto"/>
        <w:rPr>
          <w:rFonts w:ascii="Arial" w:hAnsi="Arial" w:cs="Arial"/>
        </w:rPr>
      </w:pPr>
      <w:r w:rsidRPr="00132907">
        <w:rPr>
          <w:rFonts w:ascii="Arial" w:hAnsi="Arial" w:cs="Arial"/>
        </w:rPr>
        <w:br w:type="page"/>
      </w:r>
    </w:p>
    <w:p w14:paraId="4B5F9014" w14:textId="77777777" w:rsidR="00D92C6A" w:rsidRPr="00132907" w:rsidRDefault="00D92C6A" w:rsidP="00D92C6A">
      <w:pPr>
        <w:jc w:val="both"/>
        <w:rPr>
          <w:rFonts w:ascii="Arial" w:hAnsi="Arial" w:cs="Arial"/>
        </w:rPr>
      </w:pPr>
      <w:r w:rsidRPr="00132907">
        <w:rPr>
          <w:rFonts w:ascii="Arial" w:hAnsi="Arial" w:cs="Arial"/>
        </w:rPr>
        <w:lastRenderedPageBreak/>
        <w:t>The Agency will not accept reservations related to BIPR listed in the tender that would be made subsequent to the closing date of the Tender Action.</w:t>
      </w:r>
    </w:p>
    <w:p w14:paraId="4B94B1E8" w14:textId="77777777" w:rsidR="00D92C6A" w:rsidRPr="00132907" w:rsidRDefault="00D92C6A" w:rsidP="00D92C6A">
      <w:pPr>
        <w:jc w:val="both"/>
        <w:rPr>
          <w:rFonts w:ascii="Arial" w:hAnsi="Arial" w:cs="Arial"/>
        </w:rPr>
      </w:pPr>
    </w:p>
    <w:p w14:paraId="2C271B78" w14:textId="77777777" w:rsidR="00D92C6A" w:rsidRPr="00132907" w:rsidRDefault="00D92C6A" w:rsidP="00D92C6A">
      <w:pPr>
        <w:jc w:val="both"/>
        <w:rPr>
          <w:rFonts w:ascii="Arial" w:hAnsi="Arial" w:cs="Arial"/>
        </w:rPr>
      </w:pPr>
      <w:r w:rsidRPr="00132907">
        <w:rPr>
          <w:rFonts w:ascii="Arial" w:hAnsi="Arial" w:cs="Arial"/>
        </w:rPr>
        <w:t>The tender evaluation and Contract negotiations will be based on the BIPR presented and discussed in the tender.</w:t>
      </w:r>
    </w:p>
    <w:p w14:paraId="3D938F86" w14:textId="77777777" w:rsidR="00D92C6A" w:rsidRPr="00132907" w:rsidRDefault="00D92C6A" w:rsidP="00D92C6A">
      <w:pPr>
        <w:jc w:val="both"/>
        <w:rPr>
          <w:rFonts w:ascii="Arial" w:hAnsi="Arial" w:cs="Arial"/>
        </w:rPr>
      </w:pPr>
    </w:p>
    <w:p w14:paraId="73559A04" w14:textId="77777777" w:rsidR="00D92C6A" w:rsidRPr="00132907" w:rsidRDefault="00D92C6A" w:rsidP="00D92C6A">
      <w:pPr>
        <w:jc w:val="both"/>
        <w:rPr>
          <w:rFonts w:ascii="Arial" w:hAnsi="Arial" w:cs="Arial"/>
          <w:i/>
          <w:iCs/>
        </w:rPr>
      </w:pPr>
      <w:r w:rsidRPr="00132907">
        <w:rPr>
          <w:rFonts w:ascii="Arial" w:hAnsi="Arial" w:cs="Arial"/>
          <w:i/>
          <w:iCs/>
        </w:rPr>
        <w:t>Approval Procedure to use elements of a Third Party(ies) Product:</w:t>
      </w:r>
    </w:p>
    <w:p w14:paraId="360279F9" w14:textId="77777777" w:rsidR="00D92C6A" w:rsidRPr="00132907" w:rsidRDefault="00D92C6A" w:rsidP="00D92C6A">
      <w:pPr>
        <w:jc w:val="both"/>
        <w:rPr>
          <w:rFonts w:ascii="Arial" w:hAnsi="Arial" w:cs="Arial"/>
        </w:rPr>
      </w:pPr>
      <w:r w:rsidRPr="00132907">
        <w:rPr>
          <w:rFonts w:ascii="Arial" w:hAnsi="Arial" w:cs="Arial"/>
        </w:rPr>
        <w:t>The use of any Third Party(ies) product (hereinafter “Third Party(ies) Product”) for the development of the Deliverables under the resulting Contract needs the Agency’s explicit prior written approval.</w:t>
      </w:r>
    </w:p>
    <w:p w14:paraId="692EA642" w14:textId="77777777" w:rsidR="00D92C6A" w:rsidRPr="00132907" w:rsidRDefault="00D92C6A" w:rsidP="00D92C6A">
      <w:pPr>
        <w:jc w:val="both"/>
        <w:rPr>
          <w:rFonts w:ascii="Arial" w:hAnsi="Arial" w:cs="Arial"/>
        </w:rPr>
      </w:pPr>
    </w:p>
    <w:p w14:paraId="180E1C4D" w14:textId="3EF21C26" w:rsidR="00D92C6A" w:rsidRPr="00132907" w:rsidRDefault="00D92C6A" w:rsidP="00D92C6A">
      <w:pPr>
        <w:jc w:val="both"/>
        <w:rPr>
          <w:rFonts w:ascii="Arial" w:hAnsi="Arial" w:cs="Arial"/>
        </w:rPr>
      </w:pPr>
      <w:r w:rsidRPr="00132907">
        <w:rPr>
          <w:rFonts w:ascii="Arial" w:hAnsi="Arial" w:cs="Arial"/>
        </w:rPr>
        <w:t>It shall be the obligation of Tenderers to verify and confirm in writing to the Agency that the licence, under which a Third Party(ies) Product shall be licensed to the Agency, grants the Agency at least the same but non-exclusive perpetual usage, distribution and exploitation rights.</w:t>
      </w:r>
    </w:p>
    <w:p w14:paraId="366297CB" w14:textId="77777777" w:rsidR="00D92C6A" w:rsidRPr="00132907" w:rsidRDefault="00D92C6A" w:rsidP="00D92C6A">
      <w:pPr>
        <w:jc w:val="both"/>
        <w:rPr>
          <w:rFonts w:ascii="Arial" w:hAnsi="Arial" w:cs="Arial"/>
        </w:rPr>
      </w:pPr>
    </w:p>
    <w:p w14:paraId="70607D74" w14:textId="77777777" w:rsidR="00D92C6A" w:rsidRPr="00132907" w:rsidRDefault="00D92C6A" w:rsidP="00D92C6A">
      <w:pPr>
        <w:jc w:val="both"/>
        <w:rPr>
          <w:rFonts w:ascii="Arial" w:hAnsi="Arial" w:cs="Arial"/>
        </w:rPr>
      </w:pPr>
      <w:r w:rsidRPr="00132907">
        <w:rPr>
          <w:rFonts w:ascii="Arial" w:hAnsi="Arial" w:cs="Arial"/>
        </w:rPr>
        <w:t>In case Tenderers propose the use of any Third Party(ies) Product, they shall provide in their tender the following information:</w:t>
      </w:r>
    </w:p>
    <w:p w14:paraId="08B871CD" w14:textId="77777777" w:rsidR="00D92C6A" w:rsidRPr="00132907" w:rsidRDefault="00D92C6A" w:rsidP="00D92C6A">
      <w:pPr>
        <w:jc w:val="both"/>
        <w:rPr>
          <w:rFonts w:ascii="Arial" w:hAnsi="Arial" w:cs="Arial"/>
        </w:rPr>
      </w:pPr>
    </w:p>
    <w:p w14:paraId="40B9AFEB"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Exact name and, if applicable, version of the Third Party(ies) Product;</w:t>
      </w:r>
    </w:p>
    <w:p w14:paraId="2E9EB00D"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Exact intended use of the Third Party(ies) Product, in particular, by stating whether it is needed in order to build the application to be delivered and/or in order to run the application to be delivered;</w:t>
      </w:r>
    </w:p>
    <w:p w14:paraId="18D4A8DC"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Exact source of supply, e.g. in case of delivery, the supplier’s company name and address; in case of download, also the exact internet address and date, from where and when the download was made;</w:t>
      </w:r>
    </w:p>
    <w:p w14:paraId="315EB400"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Full and complete copy of the licence agreement under which the Third Party(ies) Product is licensed;</w:t>
      </w:r>
    </w:p>
    <w:p w14:paraId="192C20B2"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Statement as to whether any dispute relating to the licence agreement will be subject to arbitration procedures or to normal court procedures.</w:t>
      </w:r>
    </w:p>
    <w:p w14:paraId="4CEF0516" w14:textId="77777777" w:rsidR="00D92C6A" w:rsidRPr="00132907" w:rsidRDefault="00D92C6A" w:rsidP="00D92C6A">
      <w:pPr>
        <w:jc w:val="both"/>
        <w:rPr>
          <w:rFonts w:ascii="Arial" w:hAnsi="Arial" w:cs="Arial"/>
        </w:rPr>
      </w:pPr>
      <w:r w:rsidRPr="00132907">
        <w:rPr>
          <w:rFonts w:ascii="Arial" w:hAnsi="Arial" w:cs="Arial"/>
        </w:rPr>
        <w:t>If Tenderers are allowed to do so, they shall provide and license, based on a separate licence agreement with the Agency, to the Agency a complete copy of the original Third Party(ies) Product.</w:t>
      </w:r>
    </w:p>
    <w:p w14:paraId="4086C365" w14:textId="77777777" w:rsidR="00D92C6A" w:rsidRPr="00132907" w:rsidRDefault="00D92C6A" w:rsidP="00D92C6A">
      <w:pPr>
        <w:jc w:val="both"/>
        <w:rPr>
          <w:rFonts w:ascii="Arial" w:hAnsi="Arial" w:cs="Arial"/>
        </w:rPr>
      </w:pPr>
    </w:p>
    <w:p w14:paraId="08A2EE38" w14:textId="77777777" w:rsidR="00D92C6A" w:rsidRPr="00132907" w:rsidRDefault="00D92C6A" w:rsidP="00D92C6A">
      <w:pPr>
        <w:jc w:val="both"/>
        <w:rPr>
          <w:rFonts w:ascii="Arial" w:hAnsi="Arial" w:cs="Arial"/>
        </w:rPr>
      </w:pPr>
      <w:r w:rsidRPr="00132907">
        <w:rPr>
          <w:rFonts w:ascii="Arial" w:hAnsi="Arial" w:cs="Arial"/>
        </w:rPr>
        <w:t>In case it results from the verification of a licence for a Third Party(ies) Product by Tenderers that the licence deviates in one or more points from the general requirements from this section, Tenderers shall also provide an exhaustive list indicating where the licence for this Third Party(ies) Product deviates from the rights to be granted to the Agency in accordance with this section.</w:t>
      </w:r>
      <w:r w:rsidRPr="00132907">
        <w:rPr>
          <w:rFonts w:ascii="Arial" w:hAnsi="Arial" w:cs="Arial"/>
        </w:rPr>
        <w:br w:type="page"/>
      </w:r>
    </w:p>
    <w:p w14:paraId="43239E15" w14:textId="77777777" w:rsidR="00D92C6A" w:rsidRPr="00132907" w:rsidRDefault="00D92C6A" w:rsidP="004F0D34">
      <w:pPr>
        <w:pStyle w:val="Heading2"/>
        <w:numPr>
          <w:ilvl w:val="2"/>
          <w:numId w:val="36"/>
        </w:numPr>
        <w:spacing w:before="0"/>
        <w:rPr>
          <w:rFonts w:ascii="Arial" w:hAnsi="Arial" w:cs="Arial"/>
          <w:b/>
          <w:bCs/>
          <w:color w:val="auto"/>
          <w:sz w:val="24"/>
          <w:szCs w:val="24"/>
          <w:u w:val="single"/>
        </w:rPr>
      </w:pPr>
      <w:bookmarkStart w:id="278" w:name="_Toc181351788"/>
      <w:bookmarkStart w:id="279" w:name="_Toc181375308"/>
      <w:bookmarkStart w:id="280" w:name="_Toc185255787"/>
      <w:bookmarkStart w:id="281" w:name="_Toc188889947"/>
      <w:r w:rsidRPr="00132907">
        <w:rPr>
          <w:rFonts w:ascii="Arial" w:hAnsi="Arial" w:cs="Arial"/>
          <w:b/>
          <w:bCs/>
          <w:color w:val="auto"/>
          <w:sz w:val="24"/>
          <w:szCs w:val="24"/>
          <w:u w:val="single"/>
        </w:rPr>
        <w:lastRenderedPageBreak/>
        <w:t>Statement relating to export/import licences/authorisations and related documentation</w:t>
      </w:r>
      <w:bookmarkEnd w:id="278"/>
      <w:bookmarkEnd w:id="279"/>
      <w:bookmarkEnd w:id="280"/>
      <w:bookmarkEnd w:id="281"/>
    </w:p>
    <w:p w14:paraId="48745788" w14:textId="77777777" w:rsidR="00D92C6A" w:rsidRPr="00132907" w:rsidRDefault="00D92C6A" w:rsidP="00D92C6A">
      <w:pPr>
        <w:rPr>
          <w:rFonts w:ascii="Arial" w:hAnsi="Arial" w:cs="Arial"/>
        </w:rPr>
      </w:pPr>
    </w:p>
    <w:p w14:paraId="324ED652" w14:textId="77777777" w:rsidR="00D92C6A" w:rsidRPr="00132907" w:rsidRDefault="00D92C6A" w:rsidP="00D92C6A">
      <w:pPr>
        <w:jc w:val="both"/>
        <w:rPr>
          <w:rFonts w:ascii="Arial" w:hAnsi="Arial" w:cs="Arial"/>
        </w:rPr>
      </w:pPr>
      <w:r w:rsidRPr="00132907">
        <w:rPr>
          <w:rFonts w:ascii="Arial" w:hAnsi="Arial" w:cs="Arial"/>
        </w:rPr>
        <w:t>Without prejudice of other, more specific provisions elsewhere in the Tender Action, Tenders shall address any particular conditions related to export/import licences/authorisations and related documentation.</w:t>
      </w:r>
    </w:p>
    <w:p w14:paraId="167328F8" w14:textId="77777777" w:rsidR="00D92C6A" w:rsidRPr="00132907" w:rsidRDefault="00D92C6A" w:rsidP="00D92C6A">
      <w:pPr>
        <w:jc w:val="both"/>
        <w:rPr>
          <w:rFonts w:ascii="Arial" w:hAnsi="Arial" w:cs="Arial"/>
        </w:rPr>
      </w:pPr>
    </w:p>
    <w:p w14:paraId="1580E06F" w14:textId="4C37DF02" w:rsidR="00D92C6A" w:rsidRPr="00132907" w:rsidRDefault="00D92C6A" w:rsidP="00D92C6A">
      <w:pPr>
        <w:jc w:val="both"/>
        <w:rPr>
          <w:rFonts w:ascii="Arial" w:hAnsi="Arial" w:cs="Arial"/>
        </w:rPr>
      </w:pPr>
      <w:r w:rsidRPr="00132907">
        <w:rPr>
          <w:rFonts w:ascii="Arial" w:hAnsi="Arial" w:cs="Arial"/>
        </w:rPr>
        <w:t>Tenderers shall indicate any export or import restrictions, known at time of proposal, that any member of their Proposed Project Team may be subject to in accordance with the relevant applicable national legislation and state the necessary licences, authorisations or preliminary authorisations and related documentation:</w:t>
      </w:r>
    </w:p>
    <w:p w14:paraId="61EBED98" w14:textId="77777777" w:rsidR="00D92C6A" w:rsidRPr="00132907" w:rsidRDefault="00D92C6A" w:rsidP="00D92C6A">
      <w:pPr>
        <w:jc w:val="both"/>
        <w:rPr>
          <w:rFonts w:ascii="Arial" w:hAnsi="Arial" w:cs="Arial"/>
        </w:rPr>
      </w:pPr>
    </w:p>
    <w:p w14:paraId="0C2EB13C"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obtained in order to submit the tender; and/or</w:t>
      </w:r>
    </w:p>
    <w:p w14:paraId="7651F308"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will need to be obtained prior to placing of the Contract; and/or</w:t>
      </w:r>
    </w:p>
    <w:p w14:paraId="40E56880" w14:textId="77777777" w:rsidR="00D92C6A" w:rsidRPr="00132907" w:rsidRDefault="00D92C6A" w:rsidP="00D92C6A">
      <w:pPr>
        <w:pStyle w:val="ListParagraph"/>
        <w:numPr>
          <w:ilvl w:val="0"/>
          <w:numId w:val="32"/>
        </w:numPr>
        <w:spacing w:after="160" w:line="259" w:lineRule="auto"/>
        <w:jc w:val="both"/>
        <w:rPr>
          <w:rFonts w:ascii="Arial" w:hAnsi="Arial" w:cs="Arial"/>
        </w:rPr>
      </w:pPr>
      <w:r w:rsidRPr="00132907">
        <w:rPr>
          <w:rFonts w:ascii="Arial" w:hAnsi="Arial" w:cs="Arial"/>
        </w:rPr>
        <w:t>will need to be obtained for the implementation of the Contract.</w:t>
      </w:r>
    </w:p>
    <w:p w14:paraId="2C4F9EF9" w14:textId="47366623" w:rsidR="00D92C6A" w:rsidRPr="00132907" w:rsidRDefault="00D92C6A">
      <w:pPr>
        <w:spacing w:after="160" w:line="259" w:lineRule="auto"/>
        <w:rPr>
          <w:rFonts w:ascii="Arial" w:hAnsi="Arial" w:cs="Arial"/>
        </w:rPr>
      </w:pPr>
      <w:r w:rsidRPr="00132907">
        <w:rPr>
          <w:rFonts w:ascii="Arial" w:hAnsi="Arial" w:cs="Arial"/>
        </w:rPr>
        <w:br w:type="page"/>
      </w:r>
    </w:p>
    <w:p w14:paraId="5D87BD82" w14:textId="04CD0F85" w:rsidR="00D92C6A" w:rsidRPr="00132907" w:rsidRDefault="00D92C6A" w:rsidP="00D92C6A">
      <w:pPr>
        <w:pStyle w:val="Heading10"/>
        <w:spacing w:before="0" w:after="160"/>
        <w:jc w:val="center"/>
        <w:rPr>
          <w:rFonts w:ascii="Arial" w:eastAsia="Arial" w:hAnsi="Arial" w:cs="Arial"/>
          <w:b/>
          <w:color w:val="auto"/>
          <w:sz w:val="24"/>
          <w:szCs w:val="24"/>
        </w:rPr>
      </w:pPr>
      <w:bookmarkStart w:id="282" w:name="_Toc185255788"/>
      <w:bookmarkStart w:id="283" w:name="_Toc188889948"/>
      <w:r w:rsidRPr="00132907">
        <w:rPr>
          <w:rFonts w:ascii="Arial" w:eastAsia="Arial" w:hAnsi="Arial" w:cs="Arial"/>
          <w:b/>
          <w:bCs/>
          <w:color w:val="auto"/>
          <w:sz w:val="24"/>
          <w:szCs w:val="24"/>
        </w:rPr>
        <w:lastRenderedPageBreak/>
        <w:t>THE GUIDELINES</w:t>
      </w:r>
      <w:bookmarkEnd w:id="282"/>
      <w:bookmarkEnd w:id="283"/>
    </w:p>
    <w:p w14:paraId="3B7E1CA3" w14:textId="77777777" w:rsidR="00D92C6A" w:rsidRPr="00132907" w:rsidRDefault="00D92C6A" w:rsidP="00D92C6A">
      <w:pPr>
        <w:rPr>
          <w:rFonts w:ascii="Arial" w:hAnsi="Arial" w:cs="Arial"/>
        </w:rPr>
      </w:pPr>
    </w:p>
    <w:p w14:paraId="701D6F14" w14:textId="77777777" w:rsidR="00D92C6A" w:rsidRPr="00132907" w:rsidRDefault="00D92C6A" w:rsidP="00D92C6A">
      <w:pPr>
        <w:jc w:val="both"/>
        <w:rPr>
          <w:rFonts w:ascii="Arial" w:hAnsi="Arial" w:cs="Arial"/>
        </w:rPr>
      </w:pPr>
      <w:r w:rsidRPr="00132907">
        <w:rPr>
          <w:rFonts w:ascii="Arial" w:hAnsi="Arial" w:cs="Arial"/>
        </w:rPr>
        <w:t>These guidelines are not mandatory requirements, unless otherwise specified. They provide additional details on the preferred content of some proposal elements, and of methods and techniques acceptable to the Agency. It is at Tenderer’s discretion as to whether they follow these guidelines, or whether they choose to prepare proposals with different content or using different methods and techniques. In either case it is important that tenders meet the specified tender requirements. These guidelines, available at (</w:t>
      </w:r>
      <w:hyperlink r:id="rId26" w:history="1">
        <w:r w:rsidRPr="00132907">
          <w:rPr>
            <w:rStyle w:val="Hyperlink"/>
            <w:rFonts w:ascii="Arial" w:hAnsi="Arial" w:cs="Arial"/>
            <w:color w:val="0000FF"/>
          </w:rPr>
          <w:t>https://esastar-publication.sso.esa.int/supportingDocumentation/details/46</w:t>
        </w:r>
      </w:hyperlink>
      <w:r w:rsidRPr="00132907">
        <w:rPr>
          <w:rFonts w:ascii="Arial" w:hAnsi="Arial" w:cs="Arial"/>
        </w:rPr>
        <w:t>), are:</w:t>
      </w:r>
    </w:p>
    <w:p w14:paraId="343B589D" w14:textId="77777777" w:rsidR="00D92C6A" w:rsidRPr="00132907" w:rsidRDefault="00D92C6A" w:rsidP="00D92C6A">
      <w:pPr>
        <w:jc w:val="both"/>
        <w:rPr>
          <w:rFonts w:ascii="Arial" w:hAnsi="Arial" w:cs="Arial"/>
        </w:rPr>
      </w:pPr>
    </w:p>
    <w:p w14:paraId="63C34CBC" w14:textId="77777777" w:rsidR="00D92C6A" w:rsidRPr="00132907" w:rsidRDefault="00D92C6A" w:rsidP="00D92C6A">
      <w:pPr>
        <w:jc w:val="both"/>
        <w:rPr>
          <w:rFonts w:ascii="Arial" w:hAnsi="Arial" w:cs="Arial"/>
          <w:b/>
          <w:bCs/>
        </w:rPr>
      </w:pPr>
      <w:r w:rsidRPr="00132907">
        <w:rPr>
          <w:rFonts w:ascii="Arial" w:hAnsi="Arial" w:cs="Arial"/>
        </w:rPr>
        <w:t>VOLUME 1 - TECHNICAL PROPOSAL</w:t>
      </w:r>
    </w:p>
    <w:p w14:paraId="5663AFFF" w14:textId="77777777" w:rsidR="00D92C6A" w:rsidRPr="00132907" w:rsidRDefault="00D92C6A" w:rsidP="00D92C6A">
      <w:pPr>
        <w:jc w:val="both"/>
        <w:rPr>
          <w:rFonts w:ascii="Arial" w:hAnsi="Arial" w:cs="Arial"/>
        </w:rPr>
      </w:pPr>
      <w:r w:rsidRPr="00132907">
        <w:rPr>
          <w:rFonts w:ascii="Arial" w:hAnsi="Arial" w:cs="Arial"/>
        </w:rPr>
        <w:t>VOLUME 2 - MANAGEMENT &amp; ADMINISTRATIVE PROPOSAL</w:t>
      </w:r>
    </w:p>
    <w:p w14:paraId="4963B276" w14:textId="77777777" w:rsidR="00D92C6A" w:rsidRPr="00132907" w:rsidRDefault="00D92C6A" w:rsidP="00D92C6A">
      <w:pPr>
        <w:jc w:val="both"/>
        <w:rPr>
          <w:rFonts w:ascii="Arial" w:hAnsi="Arial" w:cs="Arial"/>
        </w:rPr>
      </w:pPr>
      <w:r w:rsidRPr="00132907">
        <w:rPr>
          <w:rFonts w:ascii="Arial" w:hAnsi="Arial" w:cs="Arial"/>
        </w:rPr>
        <w:t>VOLUME  3 - IMPLEMENTATION PROPOSAL</w:t>
      </w:r>
    </w:p>
    <w:p w14:paraId="10C23721" w14:textId="509B253F" w:rsidR="00D92C6A" w:rsidRPr="00132907" w:rsidRDefault="00D92C6A" w:rsidP="00D92C6A">
      <w:pPr>
        <w:contextualSpacing/>
        <w:jc w:val="both"/>
        <w:rPr>
          <w:rFonts w:ascii="Arial" w:hAnsi="Arial" w:cs="Arial"/>
          <w:b/>
          <w:bCs/>
          <w:color w:val="C00000"/>
        </w:rPr>
      </w:pPr>
    </w:p>
    <w:p w14:paraId="2AF92510" w14:textId="77777777" w:rsidR="00D92C6A" w:rsidRPr="00132907" w:rsidRDefault="00D92C6A">
      <w:pPr>
        <w:spacing w:after="160" w:line="259" w:lineRule="auto"/>
        <w:rPr>
          <w:rFonts w:ascii="Arial" w:hAnsi="Arial" w:cs="Arial"/>
          <w:b/>
          <w:bCs/>
          <w:color w:val="C00000"/>
        </w:rPr>
      </w:pPr>
      <w:r w:rsidRPr="00132907">
        <w:rPr>
          <w:rFonts w:ascii="Arial" w:hAnsi="Arial" w:cs="Arial"/>
          <w:b/>
          <w:bCs/>
          <w:color w:val="C00000"/>
        </w:rPr>
        <w:br w:type="page"/>
      </w:r>
    </w:p>
    <w:p w14:paraId="105050C8" w14:textId="77777777" w:rsidR="00D92C6A" w:rsidRPr="00132907" w:rsidRDefault="00D92C6A" w:rsidP="00D92C6A">
      <w:pPr>
        <w:pStyle w:val="Heading10"/>
        <w:tabs>
          <w:tab w:val="left" w:pos="1276"/>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rPr>
      </w:pPr>
      <w:bookmarkStart w:id="284" w:name="_Toc185255789"/>
      <w:bookmarkStart w:id="285" w:name="_Toc188889949"/>
      <w:r w:rsidRPr="00132907">
        <w:rPr>
          <w:rFonts w:ascii="Arial" w:eastAsia="Arial" w:hAnsi="Arial" w:cs="Arial"/>
          <w:b/>
          <w:color w:val="auto"/>
          <w:sz w:val="24"/>
          <w:szCs w:val="24"/>
        </w:rPr>
        <w:lastRenderedPageBreak/>
        <w:t>ANNEX 1 - TO THE TENDERER’S COVER LETTER</w:t>
      </w:r>
      <w:bookmarkEnd w:id="284"/>
      <w:bookmarkEnd w:id="285"/>
    </w:p>
    <w:p w14:paraId="7437D561" w14:textId="77777777" w:rsidR="00D92C6A" w:rsidRPr="00132907" w:rsidRDefault="00D92C6A" w:rsidP="00D92C6A">
      <w:pPr>
        <w:pStyle w:val="Header"/>
        <w:tabs>
          <w:tab w:val="left" w:pos="-1440"/>
          <w:tab w:val="left" w:pos="-720"/>
          <w:tab w:val="left" w:pos="1276"/>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u w:val="single"/>
        </w:rPr>
      </w:pPr>
    </w:p>
    <w:p w14:paraId="1D01EA71" w14:textId="77777777" w:rsidR="00D92C6A" w:rsidRPr="00132907" w:rsidRDefault="00D92C6A" w:rsidP="00D92C6A">
      <w:pPr>
        <w:jc w:val="both"/>
        <w:rPr>
          <w:rFonts w:ascii="Arial" w:hAnsi="Arial" w:cs="Arial"/>
        </w:rPr>
      </w:pPr>
      <w:r w:rsidRPr="00132907">
        <w:rPr>
          <w:rFonts w:ascii="Arial" w:hAnsi="Arial" w:cs="Arial"/>
        </w:rPr>
        <w:t>The information hereunder is to be contained in Annex to the Tenderer’s Cover Letter and shall be mirrored in the “consortium structure” in esa-star system.</w:t>
      </w:r>
    </w:p>
    <w:p w14:paraId="6D8BC2CC" w14:textId="77777777" w:rsidR="00D92C6A" w:rsidRPr="00132907" w:rsidRDefault="00D92C6A" w:rsidP="00D92C6A">
      <w:pPr>
        <w:jc w:val="both"/>
        <w:rPr>
          <w:rFonts w:ascii="Arial" w:hAnsi="Arial" w:cs="Arial"/>
        </w:rPr>
      </w:pPr>
    </w:p>
    <w:p w14:paraId="25BCEC78" w14:textId="77777777" w:rsidR="00D92C6A" w:rsidRPr="00132907" w:rsidRDefault="00D92C6A" w:rsidP="00D92C6A">
      <w:pPr>
        <w:jc w:val="both"/>
        <w:rPr>
          <w:rFonts w:ascii="Arial" w:hAnsi="Arial" w:cs="Arial"/>
          <w:b/>
          <w:bCs/>
        </w:rPr>
      </w:pPr>
      <w:r w:rsidRPr="00132907">
        <w:rPr>
          <w:rFonts w:ascii="Arial" w:hAnsi="Arial" w:cs="Arial"/>
          <w:b/>
          <w:bCs/>
        </w:rPr>
        <w:t>TABLE i) - Proposed Project Team and Price Breakdown Information:</w:t>
      </w:r>
    </w:p>
    <w:p w14:paraId="5BC881D9" w14:textId="77777777" w:rsidR="00D92C6A" w:rsidRPr="00132907" w:rsidRDefault="00D92C6A" w:rsidP="00D92C6A">
      <w:pPr>
        <w:jc w:val="both"/>
        <w:rPr>
          <w:rFonts w:ascii="Arial" w:hAnsi="Arial" w:cs="Arial"/>
        </w:rPr>
      </w:pPr>
    </w:p>
    <w:tbl>
      <w:tblPr>
        <w:tblW w:w="9952" w:type="dxa"/>
        <w:tblInd w:w="-5" w:type="dxa"/>
        <w:tblLook w:val="04A0" w:firstRow="1" w:lastRow="0" w:firstColumn="1" w:lastColumn="0" w:noHBand="0" w:noVBand="1"/>
      </w:tblPr>
      <w:tblGrid>
        <w:gridCol w:w="4063"/>
        <w:gridCol w:w="1961"/>
        <w:gridCol w:w="72"/>
        <w:gridCol w:w="1888"/>
        <w:gridCol w:w="1968"/>
      </w:tblGrid>
      <w:tr w:rsidR="00D92C6A" w:rsidRPr="00132907" w14:paraId="5633C03A" w14:textId="77777777" w:rsidTr="003B6432">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362A3BE6"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1" w:type="dxa"/>
            <w:tcBorders>
              <w:top w:val="single" w:sz="4" w:space="0" w:color="auto"/>
              <w:left w:val="nil"/>
              <w:bottom w:val="single" w:sz="4" w:space="0" w:color="auto"/>
              <w:right w:val="single" w:sz="4" w:space="0" w:color="auto"/>
            </w:tcBorders>
            <w:shd w:val="clear" w:color="auto" w:fill="E7E6E6" w:themeFill="background2"/>
            <w:noWrap/>
            <w:vAlign w:val="center"/>
          </w:tcPr>
          <w:p w14:paraId="0D48A6C6" w14:textId="77777777" w:rsidR="00D92C6A" w:rsidRPr="00132907" w:rsidRDefault="00D92C6A" w:rsidP="003B6432">
            <w:pPr>
              <w:spacing w:line="240" w:lineRule="auto"/>
              <w:contextualSpacing/>
              <w:jc w:val="center"/>
              <w:rPr>
                <w:rFonts w:ascii="Arial" w:hAnsi="Arial" w:cs="Arial"/>
                <w:b/>
                <w:color w:val="000000"/>
                <w:lang w:eastAsia="en-GB"/>
              </w:rPr>
            </w:pPr>
            <w:r w:rsidRPr="00132907">
              <w:rPr>
                <w:rFonts w:ascii="Arial" w:hAnsi="Arial" w:cs="Arial"/>
                <w:b/>
                <w:color w:val="000000"/>
                <w:lang w:eastAsia="en-GB"/>
              </w:rPr>
              <w:t>Prime Contractor</w:t>
            </w:r>
          </w:p>
        </w:tc>
        <w:tc>
          <w:tcPr>
            <w:tcW w:w="1960"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3732A098" w14:textId="77777777" w:rsidR="00D92C6A" w:rsidRPr="00132907" w:rsidRDefault="00D92C6A" w:rsidP="003B6432">
            <w:pPr>
              <w:spacing w:line="240" w:lineRule="auto"/>
              <w:contextualSpacing/>
              <w:jc w:val="center"/>
              <w:rPr>
                <w:rFonts w:ascii="Arial" w:hAnsi="Arial" w:cs="Arial"/>
                <w:b/>
                <w:color w:val="000000"/>
                <w:lang w:eastAsia="en-GB"/>
              </w:rPr>
            </w:pPr>
            <w:r w:rsidRPr="00132907">
              <w:rPr>
                <w:rFonts w:ascii="Arial" w:hAnsi="Arial" w:cs="Arial"/>
                <w:b/>
                <w:color w:val="000000"/>
                <w:lang w:eastAsia="en-GB"/>
              </w:rPr>
              <w:t>Subcontractor 1</w:t>
            </w: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2C47B692" w14:textId="77777777" w:rsidR="00D92C6A" w:rsidRPr="00132907" w:rsidRDefault="00D92C6A" w:rsidP="003B6432">
            <w:pPr>
              <w:spacing w:line="240" w:lineRule="auto"/>
              <w:contextualSpacing/>
              <w:jc w:val="center"/>
              <w:rPr>
                <w:rFonts w:ascii="Arial" w:hAnsi="Arial" w:cs="Arial"/>
                <w:b/>
                <w:color w:val="000000"/>
                <w:lang w:eastAsia="en-GB"/>
              </w:rPr>
            </w:pPr>
            <w:r w:rsidRPr="00132907">
              <w:rPr>
                <w:rFonts w:ascii="Arial" w:hAnsi="Arial" w:cs="Arial"/>
                <w:b/>
                <w:color w:val="000000"/>
                <w:lang w:eastAsia="en-GB"/>
              </w:rPr>
              <w:t>Subcontractor 2</w:t>
            </w:r>
          </w:p>
        </w:tc>
      </w:tr>
      <w:tr w:rsidR="00D92C6A" w:rsidRPr="00132907" w14:paraId="3D22FD16" w14:textId="77777777" w:rsidTr="003B6432">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624BF6"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 xml:space="preserve">Economic Operator Complete Name and Legal Nature </w:t>
            </w:r>
            <w:r w:rsidRPr="00132907">
              <w:rPr>
                <w:rStyle w:val="FootnoteReference"/>
                <w:rFonts w:ascii="Arial" w:hAnsi="Arial" w:cs="Arial"/>
                <w:color w:val="000000"/>
                <w:lang w:eastAsia="en-GB"/>
              </w:rPr>
              <w:t>(</w:t>
            </w:r>
            <w:r w:rsidRPr="00132907">
              <w:rPr>
                <w:rStyle w:val="FootnoteReference"/>
                <w:rFonts w:ascii="Arial" w:hAnsi="Arial" w:cs="Arial"/>
                <w:color w:val="000000"/>
                <w:lang w:eastAsia="en-GB"/>
              </w:rPr>
              <w:footnoteReference w:id="19"/>
            </w:r>
            <w:r w:rsidRPr="00132907">
              <w:rPr>
                <w:rStyle w:val="FootnoteReference"/>
                <w:rFonts w:ascii="Arial" w:hAnsi="Arial" w:cs="Arial"/>
                <w:color w:val="000000"/>
                <w:lang w:eastAsia="en-GB"/>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4808DC81"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17002D4A"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7CD61CFC"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472BEC5" w14:textId="77777777" w:rsidTr="003B6432">
        <w:trPr>
          <w:trHeight w:val="540"/>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4137B"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SME (indicate YES or NO)</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6E7C0B08"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7C01856"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0F727157"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2FCFF93" w14:textId="77777777" w:rsidTr="003B6432">
        <w:trPr>
          <w:trHeight w:val="545"/>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0D4CD5"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 xml:space="preserve">Large Space Integrator (indicate YES or NO) </w:t>
            </w:r>
            <w:r w:rsidRPr="00132907">
              <w:rPr>
                <w:rStyle w:val="FootnoteReference"/>
                <w:rFonts w:ascii="Arial" w:hAnsi="Arial" w:cs="Arial"/>
                <w:color w:val="000000"/>
                <w:lang w:eastAsia="en-GB"/>
              </w:rPr>
              <w:t>(</w:t>
            </w:r>
            <w:r w:rsidRPr="00132907">
              <w:rPr>
                <w:rStyle w:val="FootnoteReference"/>
                <w:rFonts w:ascii="Arial" w:hAnsi="Arial" w:cs="Arial"/>
                <w:color w:val="000000"/>
                <w:lang w:eastAsia="en-GB"/>
              </w:rPr>
              <w:footnoteReference w:id="20"/>
            </w:r>
            <w:r w:rsidRPr="00132907">
              <w:rPr>
                <w:rStyle w:val="FootnoteReference"/>
                <w:rFonts w:ascii="Arial" w:hAnsi="Arial" w:cs="Arial"/>
                <w:color w:val="000000"/>
                <w:lang w:eastAsia="en-GB"/>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664942DF"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3974765"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7D9AB41F"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3C5973E4" w14:textId="77777777" w:rsidTr="003B6432">
        <w:trPr>
          <w:trHeight w:val="529"/>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57D0D"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ESA Entity Code (10000xxxxx) (</w:t>
            </w:r>
            <w:r w:rsidRPr="00132907">
              <w:rPr>
                <w:rStyle w:val="FootnoteReference"/>
                <w:rFonts w:ascii="Arial" w:hAnsi="Arial" w:cs="Arial"/>
                <w:color w:val="000000"/>
                <w:lang w:eastAsia="en-GB"/>
              </w:rPr>
              <w:footnoteReference w:id="21"/>
            </w:r>
            <w:r w:rsidRPr="00132907">
              <w:rPr>
                <w:rFonts w:ascii="Arial" w:hAnsi="Arial" w:cs="Arial"/>
                <w:color w:val="000000"/>
                <w:lang w:eastAsia="en-GB"/>
              </w:rPr>
              <w:t>)</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4FB1C9D"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2085720D"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3A752D59"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13720963" w14:textId="77777777" w:rsidTr="003B6432">
        <w:trPr>
          <w:trHeight w:val="550"/>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BFD362"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ESA Business Unit Code (80000xxxxx)</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01D4379"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6DB24FDF"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6CAF12D3"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52C1AE6A" w14:textId="77777777" w:rsidTr="003B6432">
        <w:trPr>
          <w:trHeight w:val="558"/>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DEE1A0"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Country (ISO code)</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3982759E"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5CE6F49B"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2342BFB8"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442A3471" w14:textId="77777777" w:rsidTr="003B6432">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4CF7AA"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Price Type</w:t>
            </w: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02C628D3"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0718E812"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618B9D9B"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044707F7" w14:textId="77777777" w:rsidTr="003B6432">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2AA83F" w14:textId="77777777" w:rsidR="00D92C6A" w:rsidRPr="00132907" w:rsidRDefault="00D92C6A" w:rsidP="003B6432">
            <w:pPr>
              <w:spacing w:line="240" w:lineRule="auto"/>
              <w:contextualSpacing/>
              <w:jc w:val="both"/>
              <w:rPr>
                <w:rFonts w:ascii="Arial" w:hAnsi="Arial" w:cs="Arial"/>
                <w:color w:val="000000"/>
                <w:lang w:eastAsia="en-GB"/>
              </w:rPr>
            </w:pPr>
          </w:p>
        </w:tc>
        <w:tc>
          <w:tcPr>
            <w:tcW w:w="1961" w:type="dxa"/>
            <w:tcBorders>
              <w:top w:val="single" w:sz="4" w:space="0" w:color="auto"/>
              <w:left w:val="nil"/>
              <w:bottom w:val="single" w:sz="4" w:space="0" w:color="auto"/>
              <w:right w:val="single" w:sz="4" w:space="0" w:color="auto"/>
            </w:tcBorders>
            <w:shd w:val="clear" w:color="auto" w:fill="auto"/>
            <w:noWrap/>
            <w:vAlign w:val="center"/>
          </w:tcPr>
          <w:p w14:paraId="59854084"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0" w:type="dxa"/>
            <w:gridSpan w:val="2"/>
            <w:tcBorders>
              <w:top w:val="single" w:sz="4" w:space="0" w:color="auto"/>
              <w:left w:val="nil"/>
              <w:bottom w:val="single" w:sz="4" w:space="0" w:color="auto"/>
              <w:right w:val="single" w:sz="4" w:space="0" w:color="auto"/>
            </w:tcBorders>
            <w:shd w:val="clear" w:color="auto" w:fill="auto"/>
            <w:noWrap/>
            <w:vAlign w:val="center"/>
          </w:tcPr>
          <w:p w14:paraId="6808FAAB" w14:textId="77777777" w:rsidR="00D92C6A" w:rsidRPr="00132907" w:rsidRDefault="00D92C6A" w:rsidP="003B6432">
            <w:pPr>
              <w:spacing w:line="240" w:lineRule="auto"/>
              <w:contextualSpacing/>
              <w:jc w:val="both"/>
              <w:rPr>
                <w:rFonts w:ascii="Arial" w:hAnsi="Arial" w:cs="Arial"/>
                <w:b/>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3B854F7B" w14:textId="77777777" w:rsidR="00D92C6A" w:rsidRPr="00132907" w:rsidRDefault="00D92C6A" w:rsidP="003B6432">
            <w:pPr>
              <w:spacing w:line="240" w:lineRule="auto"/>
              <w:contextualSpacing/>
              <w:jc w:val="both"/>
              <w:rPr>
                <w:rFonts w:ascii="Arial" w:hAnsi="Arial" w:cs="Arial"/>
                <w:b/>
                <w:color w:val="000000"/>
                <w:lang w:eastAsia="en-GB"/>
              </w:rPr>
            </w:pPr>
          </w:p>
        </w:tc>
      </w:tr>
      <w:tr w:rsidR="00D92C6A" w:rsidRPr="00132907" w14:paraId="61E4A0EF" w14:textId="77777777" w:rsidTr="003B6432">
        <w:trPr>
          <w:trHeight w:val="252"/>
        </w:trPr>
        <w:tc>
          <w:tcPr>
            <w:tcW w:w="9952" w:type="dxa"/>
            <w:gridSpan w:val="5"/>
            <w:tcBorders>
              <w:top w:val="single" w:sz="4" w:space="0" w:color="auto"/>
              <w:left w:val="single" w:sz="4" w:space="0" w:color="auto"/>
              <w:bottom w:val="single" w:sz="4" w:space="0" w:color="auto"/>
              <w:right w:val="single" w:sz="4" w:space="0" w:color="auto"/>
            </w:tcBorders>
            <w:shd w:val="clear" w:color="auto" w:fill="D8D2FC"/>
            <w:noWrap/>
            <w:vAlign w:val="center"/>
          </w:tcPr>
          <w:p w14:paraId="34093FE2" w14:textId="77777777" w:rsidR="00D92C6A" w:rsidRPr="00132907" w:rsidRDefault="00D92C6A" w:rsidP="003B6432">
            <w:pPr>
              <w:spacing w:line="240" w:lineRule="auto"/>
              <w:contextualSpacing/>
              <w:rPr>
                <w:rFonts w:ascii="Arial" w:hAnsi="Arial" w:cs="Arial"/>
                <w:b/>
                <w:bCs/>
                <w:color w:val="0000FF"/>
                <w:lang w:eastAsia="en-GB"/>
              </w:rPr>
            </w:pPr>
            <w:r w:rsidRPr="00132907">
              <w:rPr>
                <w:rFonts w:ascii="Arial" w:hAnsi="Arial" w:cs="Arial"/>
                <w:b/>
                <w:bCs/>
                <w:color w:val="0000FF"/>
                <w:lang w:eastAsia="en-GB"/>
              </w:rPr>
              <w:t>[In case of Phases in the Contract]</w:t>
            </w:r>
          </w:p>
        </w:tc>
      </w:tr>
      <w:tr w:rsidR="00D92C6A" w:rsidRPr="00132907" w14:paraId="008B4AA3" w14:textId="77777777" w:rsidTr="003B6432">
        <w:trPr>
          <w:trHeight w:val="519"/>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1AFED6E1" w14:textId="77777777" w:rsidR="00D92C6A" w:rsidRPr="00132907" w:rsidRDefault="00D92C6A" w:rsidP="003B6432">
            <w:pPr>
              <w:spacing w:line="240" w:lineRule="auto"/>
              <w:contextualSpacing/>
              <w:jc w:val="both"/>
              <w:rPr>
                <w:rFonts w:ascii="Arial" w:hAnsi="Arial" w:cs="Arial"/>
                <w:b/>
                <w:bCs/>
                <w:color w:val="0000FF"/>
                <w:lang w:eastAsia="en-GB"/>
              </w:rPr>
            </w:pPr>
            <w:r w:rsidRPr="00132907">
              <w:rPr>
                <w:rFonts w:ascii="Arial" w:hAnsi="Arial" w:cs="Arial"/>
                <w:b/>
                <w:bCs/>
                <w:color w:val="0000FF"/>
                <w:lang w:eastAsia="en-GB"/>
              </w:rPr>
              <w:t>Phase x price per Prime/Sub</w:t>
            </w:r>
          </w:p>
        </w:tc>
        <w:tc>
          <w:tcPr>
            <w:tcW w:w="2033" w:type="dxa"/>
            <w:gridSpan w:val="2"/>
            <w:tcBorders>
              <w:top w:val="single" w:sz="4" w:space="0" w:color="auto"/>
              <w:left w:val="nil"/>
              <w:bottom w:val="single" w:sz="4" w:space="0" w:color="auto"/>
              <w:right w:val="single" w:sz="4" w:space="0" w:color="auto"/>
            </w:tcBorders>
            <w:shd w:val="clear" w:color="auto" w:fill="D8D2FC"/>
            <w:noWrap/>
            <w:vAlign w:val="center"/>
          </w:tcPr>
          <w:p w14:paraId="3D86385A"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888" w:type="dxa"/>
            <w:tcBorders>
              <w:top w:val="single" w:sz="4" w:space="0" w:color="auto"/>
              <w:left w:val="nil"/>
              <w:bottom w:val="single" w:sz="4" w:space="0" w:color="auto"/>
              <w:right w:val="single" w:sz="4" w:space="0" w:color="auto"/>
            </w:tcBorders>
            <w:shd w:val="clear" w:color="auto" w:fill="D8D2FC"/>
            <w:noWrap/>
            <w:vAlign w:val="center"/>
          </w:tcPr>
          <w:p w14:paraId="612C9A87"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968" w:type="dxa"/>
            <w:tcBorders>
              <w:top w:val="single" w:sz="4" w:space="0" w:color="auto"/>
              <w:left w:val="nil"/>
              <w:bottom w:val="single" w:sz="4" w:space="0" w:color="auto"/>
              <w:right w:val="single" w:sz="4" w:space="0" w:color="auto"/>
            </w:tcBorders>
            <w:shd w:val="clear" w:color="auto" w:fill="D8D2FC"/>
            <w:noWrap/>
            <w:vAlign w:val="center"/>
          </w:tcPr>
          <w:p w14:paraId="073111FA"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0B5C695C" w14:textId="77777777" w:rsidTr="003B6432">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ABB0622" w14:textId="77777777" w:rsidR="00D92C6A" w:rsidRPr="00132907" w:rsidRDefault="00D92C6A" w:rsidP="003B6432">
            <w:pPr>
              <w:spacing w:line="240" w:lineRule="auto"/>
              <w:contextualSpacing/>
              <w:jc w:val="both"/>
              <w:rPr>
                <w:rFonts w:ascii="Arial" w:hAnsi="Arial" w:cs="Arial"/>
                <w:b/>
                <w:bCs/>
                <w:color w:val="0000FF"/>
                <w:lang w:eastAsia="en-GB"/>
              </w:rPr>
            </w:pPr>
            <w:r w:rsidRPr="00132907">
              <w:rPr>
                <w:rFonts w:ascii="Arial" w:hAnsi="Arial" w:cs="Arial"/>
                <w:b/>
                <w:bCs/>
                <w:color w:val="0000FF"/>
                <w:lang w:eastAsia="en-GB"/>
              </w:rPr>
              <w:t xml:space="preserve">Phase x TOTAL </w:t>
            </w:r>
          </w:p>
        </w:tc>
        <w:tc>
          <w:tcPr>
            <w:tcW w:w="5889" w:type="dxa"/>
            <w:gridSpan w:val="4"/>
            <w:tcBorders>
              <w:top w:val="single" w:sz="4" w:space="0" w:color="auto"/>
              <w:left w:val="nil"/>
              <w:bottom w:val="single" w:sz="4" w:space="0" w:color="auto"/>
              <w:right w:val="single" w:sz="4" w:space="0" w:color="auto"/>
            </w:tcBorders>
            <w:shd w:val="clear" w:color="auto" w:fill="D8D2FC"/>
            <w:noWrap/>
            <w:vAlign w:val="center"/>
          </w:tcPr>
          <w:p w14:paraId="73E74C06"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63922E59" w14:textId="77777777" w:rsidTr="003B6432">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342A68A" w14:textId="77777777" w:rsidR="00D92C6A" w:rsidRPr="00132907" w:rsidRDefault="00D92C6A" w:rsidP="003B6432">
            <w:pPr>
              <w:spacing w:line="240" w:lineRule="auto"/>
              <w:contextualSpacing/>
              <w:jc w:val="both"/>
              <w:rPr>
                <w:rFonts w:ascii="Arial" w:hAnsi="Arial" w:cs="Arial"/>
                <w:b/>
                <w:bCs/>
                <w:color w:val="0000FF"/>
                <w:lang w:eastAsia="en-GB"/>
              </w:rPr>
            </w:pPr>
            <w:r w:rsidRPr="00132907">
              <w:rPr>
                <w:rFonts w:ascii="Arial" w:hAnsi="Arial" w:cs="Arial"/>
                <w:b/>
                <w:bCs/>
                <w:color w:val="0000FF"/>
                <w:lang w:eastAsia="en-GB"/>
              </w:rPr>
              <w:t>Phase x price per Prime/Sub</w:t>
            </w:r>
          </w:p>
        </w:tc>
        <w:tc>
          <w:tcPr>
            <w:tcW w:w="2033" w:type="dxa"/>
            <w:gridSpan w:val="2"/>
            <w:tcBorders>
              <w:top w:val="single" w:sz="4" w:space="0" w:color="auto"/>
              <w:left w:val="nil"/>
              <w:bottom w:val="single" w:sz="4" w:space="0" w:color="auto"/>
              <w:right w:val="single" w:sz="4" w:space="0" w:color="auto"/>
            </w:tcBorders>
            <w:shd w:val="clear" w:color="auto" w:fill="D8D2FC"/>
            <w:noWrap/>
            <w:vAlign w:val="center"/>
          </w:tcPr>
          <w:p w14:paraId="5EFBFE35"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888" w:type="dxa"/>
            <w:tcBorders>
              <w:top w:val="single" w:sz="4" w:space="0" w:color="auto"/>
              <w:left w:val="nil"/>
              <w:bottom w:val="single" w:sz="4" w:space="0" w:color="auto"/>
              <w:right w:val="single" w:sz="4" w:space="0" w:color="auto"/>
            </w:tcBorders>
            <w:shd w:val="clear" w:color="auto" w:fill="D8D2FC"/>
            <w:noWrap/>
            <w:vAlign w:val="center"/>
          </w:tcPr>
          <w:p w14:paraId="04541DAF" w14:textId="77777777" w:rsidR="00D92C6A" w:rsidRPr="00132907" w:rsidRDefault="00D92C6A" w:rsidP="003B6432">
            <w:pPr>
              <w:spacing w:line="240" w:lineRule="auto"/>
              <w:contextualSpacing/>
              <w:jc w:val="both"/>
              <w:rPr>
                <w:rFonts w:ascii="Arial" w:hAnsi="Arial" w:cs="Arial"/>
                <w:b/>
                <w:bCs/>
                <w:color w:val="0000FF"/>
                <w:lang w:eastAsia="en-GB"/>
              </w:rPr>
            </w:pPr>
          </w:p>
        </w:tc>
        <w:tc>
          <w:tcPr>
            <w:tcW w:w="1968" w:type="dxa"/>
            <w:tcBorders>
              <w:top w:val="single" w:sz="4" w:space="0" w:color="auto"/>
              <w:left w:val="nil"/>
              <w:bottom w:val="single" w:sz="4" w:space="0" w:color="auto"/>
              <w:right w:val="single" w:sz="4" w:space="0" w:color="auto"/>
            </w:tcBorders>
            <w:shd w:val="clear" w:color="auto" w:fill="D8D2FC"/>
            <w:noWrap/>
            <w:vAlign w:val="center"/>
          </w:tcPr>
          <w:p w14:paraId="2A0381AA"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55295094" w14:textId="77777777" w:rsidTr="003B6432">
        <w:trPr>
          <w:trHeight w:val="555"/>
        </w:trPr>
        <w:tc>
          <w:tcPr>
            <w:tcW w:w="4063" w:type="dxa"/>
            <w:tcBorders>
              <w:top w:val="single" w:sz="4" w:space="0" w:color="auto"/>
              <w:left w:val="single" w:sz="4" w:space="0" w:color="auto"/>
              <w:bottom w:val="single" w:sz="4" w:space="0" w:color="auto"/>
              <w:right w:val="single" w:sz="4" w:space="0" w:color="auto"/>
            </w:tcBorders>
            <w:shd w:val="clear" w:color="auto" w:fill="D8D2FC"/>
            <w:noWrap/>
            <w:vAlign w:val="center"/>
          </w:tcPr>
          <w:p w14:paraId="7A08F321" w14:textId="77777777" w:rsidR="00D92C6A" w:rsidRPr="00132907" w:rsidRDefault="00D92C6A" w:rsidP="003B6432">
            <w:pPr>
              <w:spacing w:line="240" w:lineRule="auto"/>
              <w:contextualSpacing/>
              <w:jc w:val="both"/>
              <w:rPr>
                <w:rFonts w:ascii="Arial" w:hAnsi="Arial" w:cs="Arial"/>
                <w:b/>
                <w:bCs/>
                <w:color w:val="0000FF"/>
                <w:lang w:eastAsia="en-GB"/>
              </w:rPr>
            </w:pPr>
            <w:r w:rsidRPr="00132907">
              <w:rPr>
                <w:rFonts w:ascii="Arial" w:hAnsi="Arial" w:cs="Arial"/>
                <w:b/>
                <w:bCs/>
                <w:color w:val="0000FF"/>
                <w:lang w:eastAsia="en-GB"/>
              </w:rPr>
              <w:t xml:space="preserve">Phase x TOTAL </w:t>
            </w:r>
          </w:p>
        </w:tc>
        <w:tc>
          <w:tcPr>
            <w:tcW w:w="5889" w:type="dxa"/>
            <w:gridSpan w:val="4"/>
            <w:tcBorders>
              <w:top w:val="single" w:sz="4" w:space="0" w:color="auto"/>
              <w:left w:val="nil"/>
              <w:bottom w:val="single" w:sz="4" w:space="0" w:color="auto"/>
              <w:right w:val="single" w:sz="4" w:space="0" w:color="auto"/>
            </w:tcBorders>
            <w:shd w:val="clear" w:color="auto" w:fill="D8D2FC"/>
            <w:noWrap/>
            <w:vAlign w:val="center"/>
          </w:tcPr>
          <w:p w14:paraId="44644148" w14:textId="77777777" w:rsidR="00D92C6A" w:rsidRPr="00132907" w:rsidRDefault="00D92C6A" w:rsidP="003B6432">
            <w:pPr>
              <w:spacing w:line="240" w:lineRule="auto"/>
              <w:contextualSpacing/>
              <w:jc w:val="both"/>
              <w:rPr>
                <w:rFonts w:ascii="Arial" w:hAnsi="Arial" w:cs="Arial"/>
                <w:b/>
                <w:bCs/>
                <w:color w:val="0000FF"/>
                <w:lang w:eastAsia="en-GB"/>
              </w:rPr>
            </w:pPr>
          </w:p>
        </w:tc>
      </w:tr>
      <w:tr w:rsidR="00D92C6A" w:rsidRPr="00132907" w14:paraId="3FB0C1B2" w14:textId="77777777" w:rsidTr="003B6432">
        <w:trPr>
          <w:trHeight w:val="536"/>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052D69" w14:textId="77777777" w:rsidR="00D92C6A" w:rsidRPr="00132907" w:rsidRDefault="00D92C6A" w:rsidP="003B6432">
            <w:pPr>
              <w:spacing w:line="240" w:lineRule="auto"/>
              <w:contextualSpacing/>
              <w:jc w:val="both"/>
              <w:rPr>
                <w:rFonts w:ascii="Arial" w:hAnsi="Arial" w:cs="Arial"/>
                <w:color w:val="000000"/>
                <w:lang w:eastAsia="en-GB"/>
              </w:rPr>
            </w:pPr>
            <w:r w:rsidRPr="00132907">
              <w:rPr>
                <w:rFonts w:ascii="Arial" w:hAnsi="Arial" w:cs="Arial"/>
                <w:color w:val="000000"/>
                <w:lang w:eastAsia="en-GB"/>
              </w:rPr>
              <w:t>Total price per Prime/Sub</w:t>
            </w:r>
          </w:p>
        </w:tc>
        <w:tc>
          <w:tcPr>
            <w:tcW w:w="2033" w:type="dxa"/>
            <w:gridSpan w:val="2"/>
            <w:tcBorders>
              <w:top w:val="single" w:sz="4" w:space="0" w:color="auto"/>
              <w:left w:val="nil"/>
              <w:bottom w:val="single" w:sz="4" w:space="0" w:color="auto"/>
              <w:right w:val="single" w:sz="4" w:space="0" w:color="auto"/>
            </w:tcBorders>
            <w:shd w:val="clear" w:color="auto" w:fill="auto"/>
            <w:noWrap/>
            <w:vAlign w:val="center"/>
          </w:tcPr>
          <w:p w14:paraId="3AABE159" w14:textId="77777777" w:rsidR="00D92C6A" w:rsidRPr="00132907" w:rsidRDefault="00D92C6A" w:rsidP="003B6432">
            <w:pPr>
              <w:spacing w:line="240" w:lineRule="auto"/>
              <w:contextualSpacing/>
              <w:jc w:val="both"/>
              <w:rPr>
                <w:rFonts w:ascii="Arial" w:hAnsi="Arial" w:cs="Arial"/>
                <w:color w:val="000000"/>
                <w:lang w:eastAsia="en-GB"/>
              </w:rPr>
            </w:pPr>
          </w:p>
        </w:tc>
        <w:tc>
          <w:tcPr>
            <w:tcW w:w="1888" w:type="dxa"/>
            <w:tcBorders>
              <w:top w:val="single" w:sz="4" w:space="0" w:color="auto"/>
              <w:left w:val="nil"/>
              <w:bottom w:val="single" w:sz="4" w:space="0" w:color="auto"/>
              <w:right w:val="single" w:sz="4" w:space="0" w:color="auto"/>
            </w:tcBorders>
            <w:shd w:val="clear" w:color="auto" w:fill="auto"/>
            <w:noWrap/>
            <w:vAlign w:val="center"/>
          </w:tcPr>
          <w:p w14:paraId="6EF0E2C1" w14:textId="77777777" w:rsidR="00D92C6A" w:rsidRPr="00132907" w:rsidRDefault="00D92C6A" w:rsidP="003B6432">
            <w:pPr>
              <w:spacing w:line="240" w:lineRule="auto"/>
              <w:contextualSpacing/>
              <w:jc w:val="both"/>
              <w:rPr>
                <w:rFonts w:ascii="Arial" w:hAnsi="Arial" w:cs="Arial"/>
                <w:color w:val="000000"/>
                <w:lang w:eastAsia="en-GB"/>
              </w:rPr>
            </w:pPr>
          </w:p>
        </w:tc>
        <w:tc>
          <w:tcPr>
            <w:tcW w:w="1968" w:type="dxa"/>
            <w:tcBorders>
              <w:top w:val="single" w:sz="4" w:space="0" w:color="auto"/>
              <w:left w:val="nil"/>
              <w:bottom w:val="single" w:sz="4" w:space="0" w:color="auto"/>
              <w:right w:val="single" w:sz="4" w:space="0" w:color="auto"/>
            </w:tcBorders>
            <w:shd w:val="clear" w:color="auto" w:fill="auto"/>
            <w:noWrap/>
            <w:vAlign w:val="center"/>
          </w:tcPr>
          <w:p w14:paraId="2A37F4A2" w14:textId="77777777" w:rsidR="00D92C6A" w:rsidRPr="00132907" w:rsidRDefault="00D92C6A" w:rsidP="003B6432">
            <w:pPr>
              <w:spacing w:line="240" w:lineRule="auto"/>
              <w:contextualSpacing/>
              <w:jc w:val="both"/>
              <w:rPr>
                <w:rFonts w:ascii="Arial" w:hAnsi="Arial" w:cs="Arial"/>
                <w:color w:val="000000"/>
                <w:lang w:eastAsia="en-GB"/>
              </w:rPr>
            </w:pPr>
          </w:p>
        </w:tc>
      </w:tr>
      <w:tr w:rsidR="00D92C6A" w:rsidRPr="00132907" w14:paraId="1441D306" w14:textId="77777777" w:rsidTr="003B6432">
        <w:trPr>
          <w:trHeight w:val="54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7B039124" w14:textId="77777777" w:rsidR="00D92C6A" w:rsidRPr="00132907" w:rsidRDefault="00D92C6A" w:rsidP="003B6432">
            <w:pPr>
              <w:spacing w:line="240" w:lineRule="auto"/>
              <w:contextualSpacing/>
              <w:jc w:val="both"/>
              <w:rPr>
                <w:rFonts w:ascii="Arial" w:hAnsi="Arial" w:cs="Arial"/>
                <w:b/>
                <w:color w:val="000000"/>
                <w:lang w:eastAsia="en-GB"/>
              </w:rPr>
            </w:pPr>
            <w:r w:rsidRPr="00132907">
              <w:rPr>
                <w:rFonts w:ascii="Arial" w:hAnsi="Arial" w:cs="Arial"/>
                <w:b/>
                <w:color w:val="000000"/>
                <w:lang w:eastAsia="en-GB"/>
              </w:rPr>
              <w:t xml:space="preserve">CONTRACT GRAND TOTAL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52E41D38" w14:textId="77777777" w:rsidR="00D92C6A" w:rsidRPr="00132907" w:rsidRDefault="00D92C6A" w:rsidP="003B6432">
            <w:pPr>
              <w:spacing w:line="240" w:lineRule="auto"/>
              <w:contextualSpacing/>
              <w:jc w:val="both"/>
              <w:rPr>
                <w:rFonts w:ascii="Arial" w:hAnsi="Arial" w:cs="Arial"/>
                <w:color w:val="000000"/>
                <w:lang w:eastAsia="en-GB"/>
              </w:rPr>
            </w:pPr>
          </w:p>
        </w:tc>
      </w:tr>
      <w:tr w:rsidR="00D92C6A" w:rsidRPr="00132907" w14:paraId="640DFE80" w14:textId="77777777" w:rsidTr="003B6432">
        <w:trPr>
          <w:trHeight w:val="387"/>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3C495350" w14:textId="77777777" w:rsidR="00D92C6A" w:rsidRPr="00132907" w:rsidRDefault="00D92C6A" w:rsidP="003B6432">
            <w:pPr>
              <w:spacing w:line="240" w:lineRule="auto"/>
              <w:contextualSpacing/>
              <w:jc w:val="both"/>
              <w:rPr>
                <w:rFonts w:ascii="Arial" w:hAnsi="Arial" w:cs="Arial"/>
                <w:b/>
                <w:bCs/>
                <w:color w:val="0033CC"/>
                <w:lang w:eastAsia="en-GB"/>
              </w:rPr>
            </w:pPr>
            <w:r w:rsidRPr="00132907">
              <w:rPr>
                <w:rFonts w:ascii="Arial" w:hAnsi="Arial" w:cs="Arial"/>
                <w:b/>
                <w:bCs/>
                <w:color w:val="0000FF"/>
                <w:lang w:eastAsia="en-GB"/>
              </w:rPr>
              <w:t>OPTION(S)</w:t>
            </w:r>
          </w:p>
        </w:tc>
      </w:tr>
      <w:tr w:rsidR="00D92C6A" w:rsidRPr="00132907" w14:paraId="252864FD" w14:textId="77777777" w:rsidTr="003B6432">
        <w:trPr>
          <w:trHeight w:val="535"/>
        </w:trPr>
        <w:tc>
          <w:tcPr>
            <w:tcW w:w="40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E9578F" w14:textId="77777777" w:rsidR="00D92C6A" w:rsidRPr="00132907" w:rsidRDefault="00D92C6A" w:rsidP="003B6432">
            <w:pPr>
              <w:spacing w:line="240" w:lineRule="auto"/>
              <w:contextualSpacing/>
              <w:jc w:val="both"/>
              <w:rPr>
                <w:rFonts w:ascii="Arial" w:hAnsi="Arial" w:cs="Arial"/>
                <w:b/>
                <w:bCs/>
                <w:color w:val="0000FF"/>
                <w:lang w:eastAsia="en-GB"/>
              </w:rPr>
            </w:pPr>
            <w:r w:rsidRPr="00132907">
              <w:rPr>
                <w:rFonts w:ascii="Arial" w:hAnsi="Arial" w:cs="Arial"/>
                <w:b/>
                <w:bCs/>
                <w:color w:val="0000FF"/>
                <w:lang w:eastAsia="en-GB"/>
              </w:rPr>
              <w:t xml:space="preserve">Option A (+title) </w:t>
            </w:r>
          </w:p>
          <w:p w14:paraId="1DD0C15F" w14:textId="77777777" w:rsidR="00D92C6A" w:rsidRPr="00132907" w:rsidRDefault="00D92C6A" w:rsidP="003B6432">
            <w:pPr>
              <w:spacing w:line="240" w:lineRule="auto"/>
              <w:contextualSpacing/>
              <w:jc w:val="both"/>
              <w:rPr>
                <w:rFonts w:ascii="Arial" w:hAnsi="Arial" w:cs="Arial"/>
                <w:b/>
                <w:bCs/>
                <w:color w:val="0033CC"/>
                <w:lang w:eastAsia="en-GB"/>
              </w:rPr>
            </w:pPr>
            <w:r w:rsidRPr="00132907">
              <w:rPr>
                <w:rFonts w:ascii="Arial" w:hAnsi="Arial" w:cs="Arial"/>
                <w:b/>
                <w:bCs/>
                <w:color w:val="0000FF"/>
                <w:lang w:eastAsia="en-GB"/>
              </w:rPr>
              <w:t>Price per Prime/Sub</w:t>
            </w:r>
          </w:p>
        </w:tc>
        <w:tc>
          <w:tcPr>
            <w:tcW w:w="2033" w:type="dxa"/>
            <w:gridSpan w:val="2"/>
            <w:tcBorders>
              <w:top w:val="single" w:sz="4" w:space="0" w:color="auto"/>
              <w:left w:val="nil"/>
              <w:bottom w:val="single" w:sz="4" w:space="0" w:color="auto"/>
              <w:right w:val="single" w:sz="4" w:space="0" w:color="auto"/>
            </w:tcBorders>
            <w:shd w:val="clear" w:color="auto" w:fill="auto"/>
            <w:noWrap/>
            <w:vAlign w:val="center"/>
          </w:tcPr>
          <w:p w14:paraId="6C972ABB" w14:textId="77777777" w:rsidR="00D92C6A" w:rsidRPr="00132907" w:rsidRDefault="00D92C6A" w:rsidP="003B6432">
            <w:pPr>
              <w:spacing w:line="240" w:lineRule="auto"/>
              <w:contextualSpacing/>
              <w:jc w:val="both"/>
              <w:rPr>
                <w:rFonts w:ascii="Arial" w:hAnsi="Arial" w:cs="Arial"/>
                <w:b/>
                <w:bCs/>
                <w:color w:val="0033CC"/>
                <w:lang w:eastAsia="en-GB"/>
              </w:rPr>
            </w:pPr>
          </w:p>
        </w:tc>
        <w:tc>
          <w:tcPr>
            <w:tcW w:w="1888" w:type="dxa"/>
            <w:tcBorders>
              <w:top w:val="single" w:sz="4" w:space="0" w:color="auto"/>
              <w:left w:val="nil"/>
              <w:bottom w:val="single" w:sz="4" w:space="0" w:color="auto"/>
              <w:right w:val="single" w:sz="4" w:space="0" w:color="auto"/>
            </w:tcBorders>
            <w:shd w:val="clear" w:color="auto" w:fill="auto"/>
            <w:vAlign w:val="center"/>
          </w:tcPr>
          <w:p w14:paraId="7E4F443C" w14:textId="77777777" w:rsidR="00D92C6A" w:rsidRPr="00132907" w:rsidRDefault="00D92C6A" w:rsidP="003B6432">
            <w:pPr>
              <w:spacing w:line="240" w:lineRule="auto"/>
              <w:contextualSpacing/>
              <w:jc w:val="both"/>
              <w:rPr>
                <w:rFonts w:ascii="Arial" w:hAnsi="Arial" w:cs="Arial"/>
                <w:b/>
                <w:bCs/>
                <w:color w:val="0033CC"/>
                <w:lang w:eastAsia="en-GB"/>
              </w:rPr>
            </w:pPr>
          </w:p>
        </w:tc>
        <w:tc>
          <w:tcPr>
            <w:tcW w:w="1968" w:type="dxa"/>
            <w:tcBorders>
              <w:top w:val="single" w:sz="4" w:space="0" w:color="auto"/>
              <w:left w:val="nil"/>
              <w:bottom w:val="single" w:sz="4" w:space="0" w:color="auto"/>
              <w:right w:val="single" w:sz="4" w:space="0" w:color="auto"/>
            </w:tcBorders>
            <w:shd w:val="clear" w:color="auto" w:fill="auto"/>
            <w:vAlign w:val="center"/>
          </w:tcPr>
          <w:p w14:paraId="41F9BF30" w14:textId="77777777" w:rsidR="00D92C6A" w:rsidRPr="00132907" w:rsidRDefault="00D92C6A" w:rsidP="003B6432">
            <w:pPr>
              <w:spacing w:line="240" w:lineRule="auto"/>
              <w:contextualSpacing/>
              <w:jc w:val="both"/>
              <w:rPr>
                <w:rFonts w:ascii="Arial" w:hAnsi="Arial" w:cs="Arial"/>
                <w:b/>
                <w:bCs/>
                <w:color w:val="0033CC"/>
                <w:lang w:eastAsia="en-GB"/>
              </w:rPr>
            </w:pPr>
          </w:p>
        </w:tc>
      </w:tr>
      <w:tr w:rsidR="00D92C6A" w:rsidRPr="00132907" w14:paraId="45AD01D8" w14:textId="77777777" w:rsidTr="003B6432">
        <w:trPr>
          <w:trHeight w:val="426"/>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19B6FB81" w14:textId="77777777" w:rsidR="00D92C6A" w:rsidRPr="00132907" w:rsidRDefault="00D92C6A" w:rsidP="003B6432">
            <w:pPr>
              <w:spacing w:line="240" w:lineRule="auto"/>
              <w:contextualSpacing/>
              <w:jc w:val="both"/>
              <w:rPr>
                <w:rFonts w:ascii="Arial" w:hAnsi="Arial" w:cs="Arial"/>
                <w:b/>
                <w:bCs/>
                <w:color w:val="0033CC"/>
                <w:lang w:eastAsia="en-GB"/>
              </w:rPr>
            </w:pPr>
            <w:r w:rsidRPr="00132907">
              <w:rPr>
                <w:rFonts w:ascii="Arial" w:hAnsi="Arial" w:cs="Arial"/>
                <w:b/>
                <w:bCs/>
                <w:color w:val="0000FF"/>
                <w:lang w:eastAsia="en-GB"/>
              </w:rPr>
              <w:t>Option A TOTAL</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1BDB432E" w14:textId="77777777" w:rsidR="00D92C6A" w:rsidRPr="00132907" w:rsidRDefault="00D92C6A" w:rsidP="003B6432">
            <w:pPr>
              <w:spacing w:line="240" w:lineRule="auto"/>
              <w:contextualSpacing/>
              <w:jc w:val="both"/>
              <w:rPr>
                <w:rFonts w:ascii="Arial" w:hAnsi="Arial" w:cs="Arial"/>
                <w:b/>
                <w:bCs/>
                <w:color w:val="0033CC"/>
                <w:lang w:eastAsia="en-GB"/>
              </w:rPr>
            </w:pPr>
          </w:p>
        </w:tc>
      </w:tr>
    </w:tbl>
    <w:tbl>
      <w:tblPr>
        <w:tblStyle w:val="TableGrid"/>
        <w:tblW w:w="5000" w:type="pct"/>
        <w:tblLook w:val="04A0" w:firstRow="1" w:lastRow="0" w:firstColumn="1" w:lastColumn="0" w:noHBand="0" w:noVBand="1"/>
      </w:tblPr>
      <w:tblGrid>
        <w:gridCol w:w="4026"/>
        <w:gridCol w:w="2014"/>
        <w:gridCol w:w="3872"/>
      </w:tblGrid>
      <w:tr w:rsidR="005B1139" w:rsidRPr="00132907" w14:paraId="45A248FF" w14:textId="77777777" w:rsidTr="003B6432">
        <w:trPr>
          <w:trHeight w:val="1664"/>
        </w:trPr>
        <w:tc>
          <w:tcPr>
            <w:tcW w:w="2031" w:type="pct"/>
          </w:tcPr>
          <w:p w14:paraId="2DDC407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132907">
              <w:rPr>
                <w:rFonts w:ascii="Arial" w:hAnsi="Arial" w:cs="Arial"/>
                <w:b/>
              </w:rPr>
              <w:lastRenderedPageBreak/>
              <w:t>Contact person</w:t>
            </w:r>
            <w:r w:rsidRPr="00132907">
              <w:rPr>
                <w:rFonts w:ascii="Arial" w:hAnsi="Arial" w:cs="Arial"/>
              </w:rPr>
              <w:t xml:space="preserve"> to whom all communications related to the tender should be addressed:</w:t>
            </w:r>
          </w:p>
        </w:tc>
        <w:tc>
          <w:tcPr>
            <w:tcW w:w="1016" w:type="pct"/>
          </w:tcPr>
          <w:p w14:paraId="75A19D5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Name:</w:t>
            </w:r>
          </w:p>
          <w:p w14:paraId="541D444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1D2455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Telephone no.:</w:t>
            </w:r>
          </w:p>
          <w:p w14:paraId="7ABC099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AC94CB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Email address:</w:t>
            </w:r>
          </w:p>
          <w:p w14:paraId="3790C4F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7E0682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Postal address:</w:t>
            </w:r>
          </w:p>
          <w:p w14:paraId="0708A41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18CE7B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18294999" w14:textId="77777777" w:rsidTr="003B6432">
        <w:tc>
          <w:tcPr>
            <w:tcW w:w="2031" w:type="pct"/>
          </w:tcPr>
          <w:p w14:paraId="7DD73FA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132907">
              <w:rPr>
                <w:rFonts w:ascii="Arial" w:hAnsi="Arial" w:cs="Arial"/>
                <w:b/>
              </w:rPr>
              <w:t>Author(s)</w:t>
            </w:r>
            <w:r w:rsidRPr="00132907">
              <w:rPr>
                <w:rFonts w:ascii="Arial" w:hAnsi="Arial" w:cs="Arial"/>
              </w:rPr>
              <w:t xml:space="preserve"> of the tender:</w:t>
            </w:r>
          </w:p>
        </w:tc>
        <w:tc>
          <w:tcPr>
            <w:tcW w:w="1016" w:type="pct"/>
          </w:tcPr>
          <w:p w14:paraId="45B2659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 xml:space="preserve">Name: </w:t>
            </w:r>
          </w:p>
          <w:p w14:paraId="67EFAC5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0B2793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Job title:</w:t>
            </w:r>
          </w:p>
          <w:p w14:paraId="09E0178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4F28D7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481F21A0" w14:textId="77777777" w:rsidTr="003B6432">
        <w:tc>
          <w:tcPr>
            <w:tcW w:w="2031" w:type="pct"/>
          </w:tcPr>
          <w:p w14:paraId="02F93DB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132907">
              <w:rPr>
                <w:rFonts w:ascii="Arial" w:hAnsi="Arial" w:cs="Arial"/>
              </w:rPr>
              <w:t xml:space="preserve">Person who will be responsible for the </w:t>
            </w:r>
            <w:r w:rsidRPr="00132907">
              <w:rPr>
                <w:rFonts w:ascii="Arial" w:hAnsi="Arial" w:cs="Arial"/>
                <w:b/>
              </w:rPr>
              <w:t>technical management</w:t>
            </w:r>
            <w:r w:rsidRPr="00132907">
              <w:rPr>
                <w:rFonts w:ascii="Arial" w:hAnsi="Arial" w:cs="Arial"/>
              </w:rPr>
              <w:t xml:space="preserve"> of any resulting Contract and who would be nominated as such in the Contract:</w:t>
            </w:r>
          </w:p>
        </w:tc>
        <w:tc>
          <w:tcPr>
            <w:tcW w:w="1016" w:type="pct"/>
          </w:tcPr>
          <w:p w14:paraId="2EC2364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Name:</w:t>
            </w:r>
          </w:p>
          <w:p w14:paraId="6BA8371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F56C8F9"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Telephone no.:</w:t>
            </w:r>
          </w:p>
          <w:p w14:paraId="2F68BAE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FD7A7A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Email address:</w:t>
            </w:r>
          </w:p>
          <w:p w14:paraId="6F46B8A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726F7D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Postal address:</w:t>
            </w:r>
          </w:p>
          <w:p w14:paraId="7CFE179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3ADCEA8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3CC67F4A" w14:textId="77777777" w:rsidTr="003B6432">
        <w:tc>
          <w:tcPr>
            <w:tcW w:w="2031" w:type="pct"/>
          </w:tcPr>
          <w:p w14:paraId="6D59E15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132907">
              <w:rPr>
                <w:rFonts w:ascii="Arial" w:hAnsi="Arial" w:cs="Arial"/>
              </w:rPr>
              <w:t xml:space="preserve">Person who will be responsible for the </w:t>
            </w:r>
            <w:r w:rsidRPr="00132907">
              <w:rPr>
                <w:rFonts w:ascii="Arial" w:hAnsi="Arial" w:cs="Arial"/>
                <w:b/>
              </w:rPr>
              <w:t xml:space="preserve">Contractual management </w:t>
            </w:r>
            <w:r w:rsidRPr="00132907">
              <w:rPr>
                <w:rFonts w:ascii="Arial" w:hAnsi="Arial" w:cs="Arial"/>
              </w:rPr>
              <w:t>of any resulting Contract and who would be nominated as such in the Contract:</w:t>
            </w:r>
          </w:p>
        </w:tc>
        <w:tc>
          <w:tcPr>
            <w:tcW w:w="1016" w:type="pct"/>
          </w:tcPr>
          <w:p w14:paraId="2C27E91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Name:</w:t>
            </w:r>
          </w:p>
          <w:p w14:paraId="12258FF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60FC4B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Telephone no.:</w:t>
            </w:r>
          </w:p>
          <w:p w14:paraId="65F9F10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0A15A6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Email address:</w:t>
            </w:r>
          </w:p>
          <w:p w14:paraId="09155991"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319BBBD"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Postal address:</w:t>
            </w:r>
          </w:p>
          <w:p w14:paraId="5D43EDA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12009E5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5B1139" w:rsidRPr="00132907" w14:paraId="407BC721" w14:textId="77777777" w:rsidTr="003B6432">
        <w:tc>
          <w:tcPr>
            <w:tcW w:w="2031" w:type="pct"/>
          </w:tcPr>
          <w:p w14:paraId="260E090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Data Protection contact point:</w:t>
            </w:r>
          </w:p>
        </w:tc>
        <w:tc>
          <w:tcPr>
            <w:tcW w:w="1016" w:type="pct"/>
          </w:tcPr>
          <w:p w14:paraId="037C646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Name:</w:t>
            </w:r>
          </w:p>
          <w:p w14:paraId="562377C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9B65938"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Telephone no.:</w:t>
            </w:r>
          </w:p>
          <w:p w14:paraId="538989F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E7EB3A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Email address:</w:t>
            </w:r>
          </w:p>
          <w:p w14:paraId="3DBEEF3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60EC4A93"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Postal address:</w:t>
            </w:r>
          </w:p>
          <w:p w14:paraId="63F5E6AE"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6B9F9606"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644B44D6" w14:textId="77777777" w:rsidR="005B1139" w:rsidRPr="00132907" w:rsidRDefault="005B1139" w:rsidP="003B6432">
            <w:pPr>
              <w:rPr>
                <w:rFonts w:ascii="Arial" w:hAnsi="Arial" w:cs="Arial"/>
              </w:rPr>
            </w:pPr>
          </w:p>
          <w:p w14:paraId="369CABDF" w14:textId="77777777" w:rsidR="005B1139" w:rsidRPr="00132907" w:rsidRDefault="005B1139" w:rsidP="003B6432">
            <w:pPr>
              <w:rPr>
                <w:rFonts w:ascii="Arial" w:hAnsi="Arial" w:cs="Arial"/>
              </w:rPr>
            </w:pPr>
          </w:p>
          <w:p w14:paraId="337A5398" w14:textId="77777777" w:rsidR="005B1139" w:rsidRPr="00132907" w:rsidRDefault="005B1139" w:rsidP="003B6432">
            <w:pPr>
              <w:rPr>
                <w:rFonts w:ascii="Arial" w:hAnsi="Arial" w:cs="Arial"/>
              </w:rPr>
            </w:pPr>
          </w:p>
          <w:p w14:paraId="76E5AFEE" w14:textId="77777777" w:rsidR="005B1139" w:rsidRPr="00132907" w:rsidRDefault="005B1139" w:rsidP="003B6432">
            <w:pPr>
              <w:rPr>
                <w:rFonts w:ascii="Arial" w:hAnsi="Arial" w:cs="Arial"/>
              </w:rPr>
            </w:pPr>
          </w:p>
          <w:p w14:paraId="649B22C3" w14:textId="77777777" w:rsidR="005B1139" w:rsidRPr="00132907" w:rsidRDefault="005B1139" w:rsidP="003B6432">
            <w:pPr>
              <w:rPr>
                <w:rFonts w:ascii="Arial" w:hAnsi="Arial" w:cs="Arial"/>
              </w:rPr>
            </w:pPr>
          </w:p>
          <w:p w14:paraId="2E9182DC" w14:textId="77777777" w:rsidR="005B1139" w:rsidRPr="00132907" w:rsidRDefault="005B1139" w:rsidP="003B6432">
            <w:pPr>
              <w:rPr>
                <w:rFonts w:ascii="Arial" w:hAnsi="Arial" w:cs="Arial"/>
              </w:rPr>
            </w:pPr>
          </w:p>
          <w:p w14:paraId="1F55FA9B" w14:textId="77777777" w:rsidR="005B1139" w:rsidRPr="00132907" w:rsidRDefault="005B1139" w:rsidP="003B6432">
            <w:pPr>
              <w:jc w:val="right"/>
              <w:rPr>
                <w:rFonts w:ascii="Arial" w:hAnsi="Arial" w:cs="Arial"/>
              </w:rPr>
            </w:pPr>
          </w:p>
        </w:tc>
      </w:tr>
      <w:tr w:rsidR="005B1139" w:rsidRPr="00132907" w14:paraId="25C6225C" w14:textId="77777777" w:rsidTr="003B6432">
        <w:tc>
          <w:tcPr>
            <w:tcW w:w="2031" w:type="pct"/>
          </w:tcPr>
          <w:p w14:paraId="6793070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132907">
              <w:rPr>
                <w:rFonts w:ascii="Arial" w:hAnsi="Arial" w:cs="Arial"/>
              </w:rPr>
              <w:t xml:space="preserve">Person that will </w:t>
            </w:r>
            <w:r w:rsidRPr="00132907">
              <w:rPr>
                <w:rFonts w:ascii="Arial" w:hAnsi="Arial" w:cs="Arial"/>
                <w:b/>
              </w:rPr>
              <w:t>sign</w:t>
            </w:r>
            <w:r w:rsidRPr="00132907">
              <w:rPr>
                <w:rFonts w:ascii="Arial" w:hAnsi="Arial" w:cs="Arial"/>
              </w:rPr>
              <w:t xml:space="preserve"> any resulting Contract:</w:t>
            </w:r>
          </w:p>
        </w:tc>
        <w:tc>
          <w:tcPr>
            <w:tcW w:w="1016" w:type="pct"/>
          </w:tcPr>
          <w:p w14:paraId="0E810FF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 xml:space="preserve">Name: </w:t>
            </w:r>
          </w:p>
          <w:p w14:paraId="084EB66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EB832F5"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Job title:</w:t>
            </w:r>
          </w:p>
          <w:p w14:paraId="0B87BAE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c>
          <w:tcPr>
            <w:tcW w:w="1953" w:type="pct"/>
          </w:tcPr>
          <w:p w14:paraId="711AA202"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bl>
    <w:p w14:paraId="04140AAD" w14:textId="61AB3749" w:rsidR="005B1139" w:rsidRPr="00132907" w:rsidRDefault="005B1139" w:rsidP="00D92C6A">
      <w:pPr>
        <w:contextualSpacing/>
        <w:jc w:val="both"/>
        <w:rPr>
          <w:rFonts w:ascii="Arial" w:hAnsi="Arial" w:cs="Arial"/>
          <w:b/>
          <w:color w:val="C00000"/>
        </w:rPr>
      </w:pPr>
    </w:p>
    <w:p w14:paraId="0074D04D" w14:textId="77777777" w:rsidR="005B1139" w:rsidRPr="00132907" w:rsidRDefault="005B1139">
      <w:pPr>
        <w:spacing w:after="160" w:line="259" w:lineRule="auto"/>
        <w:rPr>
          <w:rFonts w:ascii="Arial" w:hAnsi="Arial" w:cs="Arial"/>
          <w:b/>
          <w:color w:val="C00000"/>
        </w:rPr>
      </w:pPr>
      <w:r w:rsidRPr="00132907">
        <w:rPr>
          <w:rFonts w:ascii="Arial" w:hAnsi="Arial" w:cs="Arial"/>
          <w:b/>
          <w:color w:val="C00000"/>
        </w:rPr>
        <w:br w:type="page"/>
      </w:r>
    </w:p>
    <w:p w14:paraId="1C67D937" w14:textId="77777777" w:rsidR="005B1139" w:rsidRPr="00132907" w:rsidRDefault="005B1139" w:rsidP="005B1139">
      <w:pPr>
        <w:jc w:val="both"/>
        <w:rPr>
          <w:rFonts w:ascii="Arial" w:hAnsi="Arial" w:cs="Arial"/>
          <w:u w:val="single"/>
        </w:rPr>
      </w:pPr>
    </w:p>
    <w:p w14:paraId="5704D225" w14:textId="77777777" w:rsidR="005B1139" w:rsidRPr="00132907" w:rsidRDefault="005B1139" w:rsidP="005B1139">
      <w:pPr>
        <w:spacing w:line="240" w:lineRule="auto"/>
        <w:jc w:val="both"/>
        <w:rPr>
          <w:rFonts w:ascii="Arial" w:hAnsi="Arial" w:cs="Arial"/>
          <w:highlight w:val="cyan"/>
        </w:rPr>
      </w:pPr>
      <w:r w:rsidRPr="00132907">
        <w:rPr>
          <w:rFonts w:ascii="Arial" w:hAnsi="Arial" w:cs="Arial"/>
          <w:u w:val="single"/>
        </w:rPr>
        <w:t>For each Subcontractor</w:t>
      </w:r>
      <w:r w:rsidRPr="00132907">
        <w:rPr>
          <w:rFonts w:ascii="Arial" w:hAnsi="Arial" w:cs="Arial"/>
        </w:rPr>
        <w:t>:</w:t>
      </w:r>
    </w:p>
    <w:tbl>
      <w:tblPr>
        <w:tblStyle w:val="TableGrid"/>
        <w:tblW w:w="5000" w:type="pct"/>
        <w:tblLook w:val="04A0" w:firstRow="1" w:lastRow="0" w:firstColumn="1" w:lastColumn="0" w:noHBand="0" w:noVBand="1"/>
      </w:tblPr>
      <w:tblGrid>
        <w:gridCol w:w="4026"/>
        <w:gridCol w:w="2014"/>
        <w:gridCol w:w="3872"/>
      </w:tblGrid>
      <w:tr w:rsidR="005B1139" w:rsidRPr="00132907" w14:paraId="30EADA0C" w14:textId="77777777" w:rsidTr="003B6432">
        <w:tc>
          <w:tcPr>
            <w:tcW w:w="2031" w:type="pct"/>
          </w:tcPr>
          <w:p w14:paraId="6EFEBF80"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b/>
              </w:rPr>
              <w:t>Name of Subcontractor:</w:t>
            </w:r>
          </w:p>
        </w:tc>
        <w:tc>
          <w:tcPr>
            <w:tcW w:w="1016" w:type="pct"/>
          </w:tcPr>
          <w:p w14:paraId="3E0582C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 xml:space="preserve">Name: </w:t>
            </w:r>
          </w:p>
          <w:p w14:paraId="747771C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55586F6" w14:textId="77777777" w:rsidR="005B1139" w:rsidRPr="00132907" w:rsidRDefault="005B1139" w:rsidP="003B6432">
            <w:pPr>
              <w:tabs>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Postal Address:</w:t>
            </w:r>
          </w:p>
          <w:p w14:paraId="5D275BEA"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49FE03F6" w14:textId="77777777" w:rsidR="005B1139" w:rsidRPr="00132907" w:rsidRDefault="005B1139" w:rsidP="003B6432">
            <w:pPr>
              <w:tabs>
                <w:tab w:val="left" w:pos="-1440"/>
                <w:tab w:val="left" w:pos="-720"/>
                <w:tab w:val="left" w:pos="0"/>
                <w:tab w:val="left" w:pos="720"/>
                <w:tab w:val="left" w:pos="2160"/>
                <w:tab w:val="left" w:pos="2880"/>
                <w:tab w:val="left" w:pos="3522"/>
                <w:tab w:val="left" w:pos="4320"/>
                <w:tab w:val="left" w:pos="5040"/>
                <w:tab w:val="left" w:pos="5760"/>
                <w:tab w:val="left" w:pos="6480"/>
                <w:tab w:val="left" w:pos="7200"/>
                <w:tab w:val="left" w:pos="7920"/>
                <w:tab w:val="left" w:pos="8640"/>
              </w:tabs>
              <w:jc w:val="both"/>
              <w:rPr>
                <w:rFonts w:ascii="Arial" w:hAnsi="Arial" w:cs="Arial"/>
                <w:highlight w:val="cyan"/>
              </w:rPr>
            </w:pPr>
          </w:p>
        </w:tc>
      </w:tr>
      <w:tr w:rsidR="005B1139" w:rsidRPr="00132907" w14:paraId="6DE3AFAB" w14:textId="77777777" w:rsidTr="003B6432">
        <w:tc>
          <w:tcPr>
            <w:tcW w:w="2031" w:type="pct"/>
          </w:tcPr>
          <w:p w14:paraId="3CBBC47E" w14:textId="77777777" w:rsidR="005B1139" w:rsidRPr="00132907" w:rsidRDefault="005B1139" w:rsidP="003B6432">
            <w:p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259" w:lineRule="auto"/>
              <w:jc w:val="both"/>
              <w:rPr>
                <w:rFonts w:ascii="Arial" w:hAnsi="Arial" w:cs="Arial"/>
              </w:rPr>
            </w:pPr>
            <w:r w:rsidRPr="00132907">
              <w:rPr>
                <w:rFonts w:ascii="Arial" w:hAnsi="Arial" w:cs="Arial"/>
                <w:b/>
                <w:bCs/>
              </w:rPr>
              <w:t>Contact person</w:t>
            </w:r>
            <w:r w:rsidRPr="00132907">
              <w:rPr>
                <w:rFonts w:ascii="Arial" w:hAnsi="Arial" w:cs="Arial"/>
              </w:rPr>
              <w:t xml:space="preserve"> for the purposes of their tender to the Prime Contractor:</w:t>
            </w:r>
          </w:p>
        </w:tc>
        <w:tc>
          <w:tcPr>
            <w:tcW w:w="1016" w:type="pct"/>
          </w:tcPr>
          <w:p w14:paraId="0A6DF037"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Name:</w:t>
            </w:r>
          </w:p>
          <w:p w14:paraId="36A52AAC"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962E74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Telephone no.:</w:t>
            </w:r>
          </w:p>
          <w:p w14:paraId="624F1349"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EA3D3D4"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132907">
              <w:rPr>
                <w:rFonts w:ascii="Arial" w:hAnsi="Arial" w:cs="Arial"/>
              </w:rPr>
              <w:t>Email address:</w:t>
            </w:r>
          </w:p>
          <w:p w14:paraId="3E022C9B"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475FFCF" w14:textId="77777777" w:rsidR="005B1139" w:rsidRPr="00132907" w:rsidRDefault="005B1139" w:rsidP="003B643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bl>
    <w:p w14:paraId="52D71C8B" w14:textId="77777777" w:rsidR="005B1139" w:rsidRPr="00132907" w:rsidRDefault="005B1139" w:rsidP="005B1139">
      <w:pPr>
        <w:spacing w:line="240" w:lineRule="auto"/>
        <w:jc w:val="both"/>
        <w:rPr>
          <w:rFonts w:ascii="Arial" w:hAnsi="Arial" w:cs="Arial"/>
          <w:b/>
          <w:u w:val="single"/>
        </w:rPr>
      </w:pPr>
    </w:p>
    <w:p w14:paraId="216EF037" w14:textId="77777777" w:rsidR="005B1139" w:rsidRPr="00132907" w:rsidRDefault="005B1139" w:rsidP="005B1139">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line="240" w:lineRule="auto"/>
        <w:jc w:val="both"/>
        <w:rPr>
          <w:rFonts w:ascii="Arial" w:hAnsi="Arial" w:cs="Arial"/>
          <w:b/>
        </w:rPr>
      </w:pPr>
      <w:r w:rsidRPr="00132907">
        <w:rPr>
          <w:rFonts w:ascii="Arial" w:hAnsi="Arial" w:cs="Arial"/>
          <w:b/>
        </w:rPr>
        <w:t>Letter(s) of support by the relevant Delegation(s), if applicable.</w:t>
      </w:r>
    </w:p>
    <w:p w14:paraId="38024127" w14:textId="77777777" w:rsidR="005B1139" w:rsidRPr="00132907" w:rsidRDefault="005B1139" w:rsidP="005B1139">
      <w:pPr>
        <w:widowControl w:val="0"/>
        <w:spacing w:line="240" w:lineRule="auto"/>
        <w:contextualSpacing/>
        <w:jc w:val="both"/>
        <w:rPr>
          <w:rFonts w:ascii="Arial" w:hAnsi="Arial" w:cs="Arial"/>
        </w:rPr>
      </w:pPr>
      <w:r w:rsidRPr="00132907">
        <w:rPr>
          <w:rFonts w:ascii="Arial" w:hAnsi="Arial" w:cs="Arial"/>
        </w:rPr>
        <w:t>Insert the letter(s)</w:t>
      </w:r>
    </w:p>
    <w:p w14:paraId="6A33D625" w14:textId="1122F443" w:rsidR="005B1139" w:rsidRPr="00132907" w:rsidRDefault="005B1139">
      <w:pPr>
        <w:spacing w:after="160" w:line="259" w:lineRule="auto"/>
        <w:rPr>
          <w:rFonts w:ascii="Arial" w:hAnsi="Arial" w:cs="Arial"/>
          <w:b/>
          <w:color w:val="C00000"/>
        </w:rPr>
      </w:pPr>
      <w:r w:rsidRPr="00132907">
        <w:rPr>
          <w:rFonts w:ascii="Arial" w:hAnsi="Arial" w:cs="Arial"/>
          <w:b/>
          <w:color w:val="C00000"/>
        </w:rPr>
        <w:br w:type="page"/>
      </w:r>
    </w:p>
    <w:p w14:paraId="2176FC13" w14:textId="77777777" w:rsidR="005B1139" w:rsidRPr="00132907" w:rsidRDefault="005B1139" w:rsidP="005B1139">
      <w:pPr>
        <w:pStyle w:val="Heading1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u w:val="single"/>
        </w:rPr>
      </w:pPr>
      <w:bookmarkStart w:id="286" w:name="_Toc185255790"/>
      <w:bookmarkStart w:id="287" w:name="_Toc188889950"/>
      <w:r w:rsidRPr="00132907">
        <w:rPr>
          <w:rFonts w:ascii="Arial" w:eastAsia="Arial" w:hAnsi="Arial" w:cs="Arial"/>
          <w:b/>
          <w:color w:val="auto"/>
          <w:sz w:val="24"/>
          <w:szCs w:val="24"/>
        </w:rPr>
        <w:lastRenderedPageBreak/>
        <w:t>APPENDIX 1: Important considerations related to esa-star</w:t>
      </w:r>
      <w:bookmarkEnd w:id="286"/>
      <w:bookmarkEnd w:id="287"/>
    </w:p>
    <w:p w14:paraId="6CB12124" w14:textId="77777777" w:rsidR="005B1139" w:rsidRPr="00132907" w:rsidRDefault="005B1139" w:rsidP="005B1139">
      <w:pPr>
        <w:spacing w:line="240" w:lineRule="auto"/>
        <w:contextualSpacing/>
        <w:jc w:val="both"/>
        <w:rPr>
          <w:rFonts w:ascii="Arial" w:hAnsi="Arial" w:cs="Arial"/>
          <w:color w:val="000000"/>
        </w:rPr>
      </w:pPr>
    </w:p>
    <w:p w14:paraId="625163C7"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 xml:space="preserve">The following requirements apply with regard to files to be uploaded to </w:t>
      </w:r>
      <w:r w:rsidRPr="00132907">
        <w:rPr>
          <w:rFonts w:ascii="Arial" w:hAnsi="Arial" w:cs="Arial"/>
        </w:rPr>
        <w:t>esa-star Tendering</w:t>
      </w:r>
      <w:r w:rsidRPr="00132907">
        <w:rPr>
          <w:rFonts w:ascii="Arial" w:hAnsi="Arial" w:cs="Arial"/>
          <w:color w:val="000000"/>
        </w:rPr>
        <w:t>:</w:t>
      </w:r>
    </w:p>
    <w:p w14:paraId="676DB350" w14:textId="77777777" w:rsidR="005B1139" w:rsidRPr="00132907" w:rsidRDefault="005B1139" w:rsidP="005B1139">
      <w:pPr>
        <w:spacing w:line="240" w:lineRule="auto"/>
        <w:contextualSpacing/>
        <w:jc w:val="both"/>
        <w:rPr>
          <w:rFonts w:ascii="Arial" w:hAnsi="Arial" w:cs="Arial"/>
          <w:color w:val="000000"/>
        </w:rPr>
      </w:pPr>
    </w:p>
    <w:p w14:paraId="76850516"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the tender documents, duly signed when required, shall be submitted in PDF searchable format containing no dynamic content (i.e. no animations);</w:t>
      </w:r>
    </w:p>
    <w:p w14:paraId="682114F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if so required by the Agency, specific tender components (i.e. PSS forms, planning charts, etc.) may also have to be uploaded in their native format;</w:t>
      </w:r>
    </w:p>
    <w:p w14:paraId="582DA72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if Tenderers wish to upload additional material (e.g. company brochures, videos, animations), such material shall be strictly related to the subject of the tender and can be uploaded separately in the native format;</w:t>
      </w:r>
    </w:p>
    <w:p w14:paraId="6A71C3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only unencrypted files, which are not password protected can be uploaded (the Agency ensures that files are encrypted after upload to esa-star);</w:t>
      </w:r>
    </w:p>
    <w:p w14:paraId="2FA0F803" w14:textId="77777777" w:rsidR="00D83090"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maximum file size is 250 MB per file</w:t>
      </w:r>
      <w:r w:rsidR="00D83090">
        <w:rPr>
          <w:rFonts w:ascii="Arial" w:hAnsi="Arial" w:cs="Arial"/>
          <w:color w:val="000000"/>
        </w:rPr>
        <w:t>;</w:t>
      </w:r>
    </w:p>
    <w:p w14:paraId="2FDBF3E8" w14:textId="05C31A96" w:rsidR="00D83090" w:rsidRPr="00D83090" w:rsidRDefault="00581CD3" w:rsidP="00D83090">
      <w:pPr>
        <w:pStyle w:val="ListParagraph"/>
        <w:numPr>
          <w:ilvl w:val="0"/>
          <w:numId w:val="15"/>
        </w:numPr>
        <w:ind w:left="567" w:hanging="425"/>
        <w:jc w:val="both"/>
        <w:rPr>
          <w:rFonts w:ascii="Arial" w:hAnsi="Arial" w:cs="Arial"/>
        </w:rPr>
      </w:pPr>
      <w:r>
        <w:rPr>
          <w:rFonts w:ascii="Arial" w:hAnsi="Arial" w:cs="Arial"/>
        </w:rPr>
        <w:t>f</w:t>
      </w:r>
      <w:r w:rsidR="00D83090" w:rsidRPr="00D83090">
        <w:rPr>
          <w:rFonts w:ascii="Arial" w:hAnsi="Arial" w:cs="Arial"/>
        </w:rPr>
        <w:t xml:space="preserve">ile names may not contain the following characters: </w:t>
      </w:r>
    </w:p>
    <w:p w14:paraId="2428CAD3" w14:textId="77777777" w:rsidR="00D83090" w:rsidRPr="00D83090" w:rsidRDefault="00D83090" w:rsidP="00D83090">
      <w:pPr>
        <w:pStyle w:val="ListParagraph"/>
        <w:ind w:left="567"/>
        <w:jc w:val="both"/>
        <w:rPr>
          <w:rFonts w:ascii="Arial" w:hAnsi="Arial" w:cs="Arial"/>
        </w:rPr>
      </w:pPr>
      <w:r w:rsidRPr="00D83090">
        <w:rPr>
          <w:rFonts w:ascii="Arial" w:hAnsi="Arial" w:cs="Arial"/>
        </w:rPr>
        <w:t>\ (backslash)</w:t>
      </w:r>
    </w:p>
    <w:p w14:paraId="4BF9B554" w14:textId="77777777" w:rsidR="00D83090" w:rsidRPr="00D83090" w:rsidRDefault="00D83090" w:rsidP="00D83090">
      <w:pPr>
        <w:pStyle w:val="ListParagraph"/>
        <w:ind w:left="567"/>
        <w:jc w:val="both"/>
        <w:rPr>
          <w:rFonts w:ascii="Arial" w:hAnsi="Arial" w:cs="Arial"/>
        </w:rPr>
      </w:pPr>
      <w:r w:rsidRPr="00D83090">
        <w:rPr>
          <w:rFonts w:ascii="Arial" w:hAnsi="Arial" w:cs="Arial"/>
        </w:rPr>
        <w:t>/ (forward slash)</w:t>
      </w:r>
    </w:p>
    <w:p w14:paraId="45AE2597" w14:textId="77777777" w:rsidR="00D83090" w:rsidRPr="00D83090" w:rsidRDefault="00D83090" w:rsidP="00D83090">
      <w:pPr>
        <w:pStyle w:val="ListParagraph"/>
        <w:ind w:left="567"/>
        <w:jc w:val="both"/>
        <w:rPr>
          <w:rFonts w:ascii="Arial" w:hAnsi="Arial" w:cs="Arial"/>
        </w:rPr>
      </w:pPr>
      <w:r w:rsidRPr="00D83090">
        <w:rPr>
          <w:rFonts w:ascii="Arial" w:hAnsi="Arial" w:cs="Arial"/>
        </w:rPr>
        <w:t>: (colon)</w:t>
      </w:r>
    </w:p>
    <w:p w14:paraId="44E4F609" w14:textId="77777777" w:rsidR="00D83090" w:rsidRPr="00D83090" w:rsidRDefault="00D83090" w:rsidP="00D83090">
      <w:pPr>
        <w:pStyle w:val="ListParagraph"/>
        <w:ind w:left="567"/>
        <w:jc w:val="both"/>
        <w:rPr>
          <w:rFonts w:ascii="Arial" w:hAnsi="Arial" w:cs="Arial"/>
        </w:rPr>
      </w:pPr>
      <w:r w:rsidRPr="00D83090">
        <w:rPr>
          <w:rFonts w:ascii="Arial" w:hAnsi="Arial" w:cs="Arial"/>
        </w:rPr>
        <w:t>* (asterisk)</w:t>
      </w:r>
    </w:p>
    <w:p w14:paraId="1EBF8B7E" w14:textId="77777777" w:rsidR="00D83090" w:rsidRPr="00D83090" w:rsidRDefault="00D83090" w:rsidP="00D83090">
      <w:pPr>
        <w:pStyle w:val="ListParagraph"/>
        <w:ind w:left="567"/>
        <w:jc w:val="both"/>
        <w:rPr>
          <w:rFonts w:ascii="Arial" w:hAnsi="Arial" w:cs="Arial"/>
        </w:rPr>
      </w:pPr>
      <w:r w:rsidRPr="00D83090">
        <w:rPr>
          <w:rFonts w:ascii="Arial" w:hAnsi="Arial" w:cs="Arial"/>
        </w:rPr>
        <w:t>? (question mark)</w:t>
      </w:r>
    </w:p>
    <w:p w14:paraId="35571A8B" w14:textId="77777777" w:rsidR="00D83090" w:rsidRPr="00D83090" w:rsidRDefault="00D83090" w:rsidP="00D83090">
      <w:pPr>
        <w:pStyle w:val="ListParagraph"/>
        <w:ind w:left="567"/>
        <w:jc w:val="both"/>
        <w:rPr>
          <w:rFonts w:ascii="Arial" w:hAnsi="Arial" w:cs="Arial"/>
        </w:rPr>
      </w:pPr>
      <w:r w:rsidRPr="00D83090">
        <w:rPr>
          <w:rFonts w:ascii="Arial" w:hAnsi="Arial" w:cs="Arial"/>
        </w:rPr>
        <w:t>" (double quote)</w:t>
      </w:r>
    </w:p>
    <w:p w14:paraId="69A2220E" w14:textId="77777777" w:rsidR="00D83090" w:rsidRPr="00D83090" w:rsidRDefault="00D83090" w:rsidP="00D83090">
      <w:pPr>
        <w:pStyle w:val="ListParagraph"/>
        <w:ind w:left="567"/>
        <w:jc w:val="both"/>
        <w:rPr>
          <w:rFonts w:ascii="Arial" w:hAnsi="Arial" w:cs="Arial"/>
        </w:rPr>
      </w:pPr>
      <w:r w:rsidRPr="00D83090">
        <w:rPr>
          <w:rFonts w:ascii="Arial" w:hAnsi="Arial" w:cs="Arial"/>
        </w:rPr>
        <w:t>&lt; (less than)</w:t>
      </w:r>
    </w:p>
    <w:p w14:paraId="0C0171F1" w14:textId="77777777" w:rsidR="00D83090" w:rsidRPr="00D83090" w:rsidRDefault="00D83090" w:rsidP="00D83090">
      <w:pPr>
        <w:pStyle w:val="ListParagraph"/>
        <w:ind w:left="567"/>
        <w:jc w:val="both"/>
        <w:rPr>
          <w:rFonts w:ascii="Arial" w:hAnsi="Arial" w:cs="Arial"/>
        </w:rPr>
      </w:pPr>
      <w:r w:rsidRPr="00D83090">
        <w:rPr>
          <w:rFonts w:ascii="Arial" w:hAnsi="Arial" w:cs="Arial"/>
        </w:rPr>
        <w:t>&gt; (greater than)</w:t>
      </w:r>
    </w:p>
    <w:p w14:paraId="2E7CF1E2" w14:textId="77777777" w:rsidR="00D83090" w:rsidRPr="00D83090" w:rsidRDefault="00D83090" w:rsidP="00D83090">
      <w:pPr>
        <w:pStyle w:val="ListParagraph"/>
        <w:ind w:left="567"/>
        <w:jc w:val="both"/>
        <w:rPr>
          <w:rFonts w:ascii="Arial" w:hAnsi="Arial" w:cs="Arial"/>
        </w:rPr>
      </w:pPr>
      <w:r w:rsidRPr="00D83090">
        <w:rPr>
          <w:rFonts w:ascii="Arial" w:hAnsi="Arial" w:cs="Arial"/>
        </w:rPr>
        <w:t>| (vertical bar)</w:t>
      </w:r>
    </w:p>
    <w:p w14:paraId="0A5841F2" w14:textId="77777777" w:rsidR="00D83090" w:rsidRPr="00D83090" w:rsidRDefault="00D83090" w:rsidP="00D83090">
      <w:pPr>
        <w:pStyle w:val="ListParagraph"/>
        <w:ind w:left="567"/>
        <w:jc w:val="both"/>
        <w:rPr>
          <w:rFonts w:ascii="Arial" w:hAnsi="Arial" w:cs="Arial"/>
        </w:rPr>
      </w:pPr>
      <w:r w:rsidRPr="00D83090">
        <w:rPr>
          <w:rFonts w:ascii="Arial" w:hAnsi="Arial" w:cs="Arial"/>
        </w:rPr>
        <w:t># (hash)</w:t>
      </w:r>
    </w:p>
    <w:p w14:paraId="76E6A865" w14:textId="77777777" w:rsidR="00D83090" w:rsidRPr="00D83090" w:rsidRDefault="00D83090" w:rsidP="00D83090">
      <w:pPr>
        <w:pStyle w:val="ListParagraph"/>
        <w:ind w:left="567"/>
        <w:jc w:val="both"/>
        <w:rPr>
          <w:rFonts w:ascii="Arial" w:hAnsi="Arial" w:cs="Arial"/>
        </w:rPr>
      </w:pPr>
      <w:r w:rsidRPr="00D83090">
        <w:rPr>
          <w:rFonts w:ascii="Arial" w:hAnsi="Arial" w:cs="Arial"/>
        </w:rPr>
        <w:t>% (percent)</w:t>
      </w:r>
    </w:p>
    <w:p w14:paraId="2953D12A" w14:textId="7C342B8F" w:rsidR="005B1139" w:rsidRPr="00D83090" w:rsidRDefault="00D83090" w:rsidP="00D83090">
      <w:pPr>
        <w:pStyle w:val="ListParagraph"/>
        <w:ind w:left="567"/>
        <w:jc w:val="both"/>
        <w:rPr>
          <w:rFonts w:ascii="Arial" w:hAnsi="Arial" w:cs="Arial"/>
          <w:color w:val="FF0000"/>
        </w:rPr>
      </w:pPr>
      <w:r w:rsidRPr="00D83090">
        <w:rPr>
          <w:rFonts w:ascii="Arial" w:hAnsi="Arial" w:cs="Arial"/>
        </w:rPr>
        <w:t>! (exclamation point)</w:t>
      </w:r>
    </w:p>
    <w:p w14:paraId="0F8C0822" w14:textId="77777777" w:rsidR="005B1139" w:rsidRPr="00132907" w:rsidRDefault="005B1139" w:rsidP="005B1139">
      <w:pPr>
        <w:spacing w:line="240" w:lineRule="auto"/>
        <w:contextualSpacing/>
        <w:jc w:val="both"/>
        <w:rPr>
          <w:rFonts w:ascii="Arial" w:hAnsi="Arial" w:cs="Arial"/>
        </w:rPr>
      </w:pPr>
    </w:p>
    <w:p w14:paraId="0A20CBF5"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rPr>
        <w:t xml:space="preserve">esa-star </w:t>
      </w:r>
      <w:r w:rsidRPr="00132907">
        <w:rPr>
          <w:rFonts w:ascii="Arial" w:hAnsi="Arial" w:cs="Arial"/>
          <w:color w:val="000000"/>
        </w:rPr>
        <w:t>is optimised, and its functionalities are certified for use with Google Chrome. Other web browsers may work but the Agency declines any responsibility in case Tenderers choose to use a different type of web browser. Problems deriving from the use of web browsers other than Google Chrome will under no circumstances be considered as an extenuating reason in the Tenderer’s favour during the tender submission process or any other situation or transaction within the system where time is of the essence (e.g. a Tender Action closing date/time).</w:t>
      </w:r>
    </w:p>
    <w:p w14:paraId="273D340C" w14:textId="77777777" w:rsidR="005B1139" w:rsidRPr="00132907" w:rsidRDefault="005B1139" w:rsidP="005B1139">
      <w:pPr>
        <w:spacing w:line="240" w:lineRule="auto"/>
        <w:contextualSpacing/>
        <w:jc w:val="both"/>
        <w:rPr>
          <w:rFonts w:ascii="Arial" w:hAnsi="Arial" w:cs="Arial"/>
        </w:rPr>
      </w:pPr>
    </w:p>
    <w:p w14:paraId="7202731E"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 xml:space="preserve">In order to understand and characterise the behaviour of the Tenderer’s own network and/or internet connection facilities and software (web browsers, etc.) with regard to </w:t>
      </w:r>
      <w:r w:rsidRPr="00132907">
        <w:rPr>
          <w:rFonts w:ascii="Arial" w:hAnsi="Arial" w:cs="Arial"/>
        </w:rPr>
        <w:t>esa-star</w:t>
      </w:r>
      <w:r w:rsidRPr="00132907">
        <w:rPr>
          <w:rFonts w:ascii="Arial" w:hAnsi="Arial" w:cs="Arial"/>
          <w:color w:val="000000"/>
        </w:rPr>
        <w:t xml:space="preserve">, it is strongly recommended that Tenderers make use of </w:t>
      </w:r>
      <w:r w:rsidRPr="00132907">
        <w:rPr>
          <w:rFonts w:ascii="Arial" w:hAnsi="Arial" w:cs="Arial"/>
        </w:rPr>
        <w:t>esa-star</w:t>
      </w:r>
      <w:r w:rsidRPr="00132907">
        <w:rPr>
          <w:rFonts w:ascii="Arial" w:hAnsi="Arial" w:cs="Arial"/>
          <w:color w:val="000000"/>
        </w:rPr>
        <w:t xml:space="preserve"> Tendering’s “Upload”, “Submit proposal to ESA” and “Recall” functionalities, whether using actual (draft) proposals or “dummy” material, well ahead of the Tender Action actual closing date and time.</w:t>
      </w:r>
    </w:p>
    <w:p w14:paraId="63074008" w14:textId="77777777" w:rsidR="005B1139" w:rsidRPr="00132907" w:rsidRDefault="005B1139" w:rsidP="005B1139">
      <w:pPr>
        <w:spacing w:line="240" w:lineRule="auto"/>
        <w:contextualSpacing/>
        <w:jc w:val="both"/>
        <w:rPr>
          <w:rFonts w:ascii="Arial" w:hAnsi="Arial" w:cs="Arial"/>
        </w:rPr>
      </w:pPr>
    </w:p>
    <w:p w14:paraId="28304FBF"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When submitting the tender, due consideration should be taken of the fact that the speed of response of the internet connection to esa-star may be slower the more the closing time approaches.</w:t>
      </w:r>
    </w:p>
    <w:p w14:paraId="607007E2" w14:textId="77777777" w:rsidR="005B1139" w:rsidRPr="00132907" w:rsidRDefault="005B1139" w:rsidP="005B1139">
      <w:pPr>
        <w:spacing w:line="240" w:lineRule="auto"/>
        <w:contextualSpacing/>
        <w:jc w:val="both"/>
        <w:rPr>
          <w:rFonts w:ascii="Arial" w:hAnsi="Arial" w:cs="Arial"/>
        </w:rPr>
      </w:pPr>
    </w:p>
    <w:p w14:paraId="44EB5D77"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lastRenderedPageBreak/>
        <w:t xml:space="preserve">In view of the previous points, Tenderers are strongly invited to adequately plan the submission of their tender through </w:t>
      </w:r>
      <w:r w:rsidRPr="00132907">
        <w:rPr>
          <w:rFonts w:ascii="Arial" w:hAnsi="Arial" w:cs="Arial"/>
        </w:rPr>
        <w:t>esa-star Tendering</w:t>
      </w:r>
      <w:r w:rsidRPr="00132907">
        <w:rPr>
          <w:rFonts w:ascii="Arial" w:hAnsi="Arial" w:cs="Arial"/>
          <w:color w:val="000000"/>
        </w:rPr>
        <w:t>, making allowance for the submission process itself, the possible need to contact esait Service Desk and the time needed by esait Service Desk to analyse and solve an issue.</w:t>
      </w:r>
    </w:p>
    <w:p w14:paraId="146D7B72" w14:textId="77777777" w:rsidR="005B1139" w:rsidRPr="00132907" w:rsidRDefault="005B1139" w:rsidP="005B1139">
      <w:pPr>
        <w:spacing w:line="240" w:lineRule="auto"/>
        <w:contextualSpacing/>
        <w:jc w:val="both"/>
        <w:rPr>
          <w:rFonts w:ascii="Arial" w:hAnsi="Arial" w:cs="Arial"/>
        </w:rPr>
      </w:pPr>
    </w:p>
    <w:p w14:paraId="47257664"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 xml:space="preserve">Tenderers facing any technical problem with esa-star can contact the Help Desk (“esait Service Desk”) that is available, Monday through Friday, from 08:00 to 18:00. </w:t>
      </w:r>
      <w:r w:rsidRPr="00132907">
        <w:rPr>
          <w:rFonts w:ascii="Arial" w:hAnsi="Arial" w:cs="Arial"/>
          <w:b/>
          <w:bCs/>
          <w:color w:val="000000"/>
        </w:rPr>
        <w:t xml:space="preserve">Esait Service Desk shall be </w:t>
      </w:r>
      <w:r w:rsidRPr="00132907">
        <w:rPr>
          <w:rFonts w:ascii="Arial" w:hAnsi="Arial" w:cs="Arial"/>
          <w:b/>
          <w:bCs/>
          <w:color w:val="000000"/>
          <w:u w:val="single"/>
        </w:rPr>
        <w:t>preferably contacted by phone</w:t>
      </w:r>
      <w:r w:rsidRPr="00132907">
        <w:rPr>
          <w:rFonts w:ascii="Arial" w:hAnsi="Arial" w:cs="Arial"/>
          <w:b/>
          <w:bCs/>
          <w:color w:val="000000"/>
        </w:rPr>
        <w:t xml:space="preserve"> +</w:t>
      </w:r>
      <w:r w:rsidRPr="00132907">
        <w:rPr>
          <w:rFonts w:ascii="Arial" w:hAnsi="Arial" w:cs="Arial"/>
          <w:b/>
          <w:color w:val="000000"/>
        </w:rPr>
        <w:t>39 06 941 80700</w:t>
      </w:r>
      <w:r w:rsidRPr="00132907">
        <w:rPr>
          <w:rFonts w:ascii="Arial" w:hAnsi="Arial" w:cs="Arial"/>
          <w:color w:val="000000"/>
        </w:rPr>
        <w:t xml:space="preserve">, the email </w:t>
      </w:r>
      <w:hyperlink r:id="rId27" w:history="1">
        <w:r w:rsidRPr="00132907">
          <w:rPr>
            <w:rFonts w:ascii="Arial" w:hAnsi="Arial" w:cs="Arial"/>
            <w:color w:val="0000FF"/>
            <w:u w:val="single"/>
          </w:rPr>
          <w:t>esait.Service.Desk@esa.int</w:t>
        </w:r>
      </w:hyperlink>
      <w:r w:rsidRPr="00132907">
        <w:rPr>
          <w:rFonts w:ascii="Arial" w:hAnsi="Arial" w:cs="Arial"/>
          <w:color w:val="000000"/>
        </w:rPr>
        <w:t xml:space="preserve"> being only a back-up contact possibility. When contacting esait Service Desk to open tickets relative to technical problems with </w:t>
      </w:r>
      <w:r w:rsidRPr="00132907">
        <w:rPr>
          <w:rFonts w:ascii="Arial" w:hAnsi="Arial" w:cs="Arial"/>
        </w:rPr>
        <w:t>esa-star</w:t>
      </w:r>
      <w:r w:rsidRPr="00132907">
        <w:rPr>
          <w:rFonts w:ascii="Arial" w:hAnsi="Arial" w:cs="Arial"/>
          <w:color w:val="000000"/>
        </w:rPr>
        <w:t>, Tenderers are strongly advised to take into due account the following elements:</w:t>
      </w:r>
    </w:p>
    <w:p w14:paraId="033BBA1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there may be waiting queues before phone calls or emails are taken into charge;</w:t>
      </w:r>
    </w:p>
    <w:p w14:paraId="255EBD14"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there may be additional waiting time for a ticket to be opened and queued for action;</w:t>
      </w:r>
    </w:p>
    <w:p w14:paraId="3E155A70"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issues require a certain time of investigation before they can be solved.</w:t>
      </w:r>
    </w:p>
    <w:p w14:paraId="543B4E75"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p>
    <w:p w14:paraId="023DBB32"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r w:rsidRPr="00132907">
        <w:rPr>
          <w:rFonts w:ascii="Arial" w:hAnsi="Arial" w:cs="Arial"/>
          <w:color w:val="000000"/>
        </w:rPr>
        <w:t xml:space="preserve">Tenderers finding the esa-star system technically not operational at the time of tender submission </w:t>
      </w:r>
      <w:r w:rsidRPr="00132907">
        <w:rPr>
          <w:rFonts w:ascii="Arial" w:hAnsi="Arial" w:cs="Arial"/>
          <w:b/>
          <w:bCs/>
          <w:color w:val="000000"/>
        </w:rPr>
        <w:t xml:space="preserve">shall immediately </w:t>
      </w:r>
      <w:r w:rsidRPr="00132907">
        <w:rPr>
          <w:rFonts w:ascii="Arial" w:hAnsi="Arial" w:cs="Arial"/>
          <w:b/>
          <w:bCs/>
          <w:color w:val="000000"/>
          <w:u w:val="single"/>
        </w:rPr>
        <w:t>contact esait Service Desk by phone</w:t>
      </w:r>
      <w:r w:rsidRPr="00132907">
        <w:rPr>
          <w:rFonts w:ascii="Arial" w:hAnsi="Arial" w:cs="Arial"/>
          <w:color w:val="000000"/>
        </w:rPr>
        <w:t xml:space="preserve"> </w:t>
      </w:r>
      <w:r w:rsidRPr="00132907">
        <w:rPr>
          <w:rFonts w:ascii="Arial" w:hAnsi="Arial" w:cs="Arial"/>
          <w:b/>
          <w:color w:val="000000"/>
        </w:rPr>
        <w:t>(+39 06 941 80700</w:t>
      </w:r>
      <w:r w:rsidRPr="00132907">
        <w:rPr>
          <w:rFonts w:ascii="Arial" w:hAnsi="Arial" w:cs="Arial"/>
          <w:color w:val="000000"/>
        </w:rPr>
        <w:t>) for assistance, and shall abstain from directly contacting the responsible Contracts Officer at this stage. Esait Service Desk will:</w:t>
      </w:r>
    </w:p>
    <w:p w14:paraId="154314BB"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analyse the issue; and</w:t>
      </w:r>
    </w:p>
    <w:p w14:paraId="497EF9D1"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determine whether esa-star can objectively be considered as “technically not operational”; and</w:t>
      </w:r>
    </w:p>
    <w:p w14:paraId="274294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conclude whether the issue can be resolved by technical means before the Tender Action closing date/time; and</w:t>
      </w:r>
    </w:p>
    <w:p w14:paraId="4035A6DC"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in case where esait Service Desk concludes that esa-star was “technically not operational”, esait Service Desk will request a process-related intervention under the lead of the responsible Contracts Officer. Based on the information provided </w:t>
      </w:r>
      <w:r w:rsidRPr="00132907">
        <w:rPr>
          <w:rFonts w:ascii="Arial" w:hAnsi="Arial" w:cs="Arial"/>
        </w:rPr>
        <w:t>by esait Service Desk, the Contracts Officer will define an appropriate procedural approach and instruct the relevant Tenderer(s) as necessary.</w:t>
      </w:r>
      <w:r w:rsidRPr="00132907" w:rsidDel="00283918">
        <w:rPr>
          <w:rFonts w:ascii="Arial" w:hAnsi="Arial" w:cs="Arial"/>
        </w:rPr>
        <w:t xml:space="preserve"> </w:t>
      </w:r>
      <w:r w:rsidRPr="00132907">
        <w:rPr>
          <w:rFonts w:ascii="Arial" w:hAnsi="Arial" w:cs="Arial"/>
        </w:rPr>
        <w:t>Tenderers may contact the responsible Contracts Officer directly only in case the latter has not contacted the Tenderer within twenty-four (24) hours of the applicable closing date/time.</w:t>
      </w:r>
    </w:p>
    <w:p w14:paraId="654F295A" w14:textId="77777777" w:rsidR="005B1139" w:rsidRPr="00132907" w:rsidRDefault="005B1139" w:rsidP="005B1139">
      <w:pPr>
        <w:spacing w:line="240" w:lineRule="auto"/>
        <w:contextualSpacing/>
        <w:jc w:val="both"/>
        <w:rPr>
          <w:rFonts w:ascii="Arial" w:hAnsi="Arial" w:cs="Arial"/>
          <w:color w:val="000000"/>
        </w:rPr>
      </w:pPr>
    </w:p>
    <w:p w14:paraId="28F23CF6"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rPr>
        <w:t>Please note that:</w:t>
      </w:r>
    </w:p>
    <w:p w14:paraId="701965FB" w14:textId="77777777" w:rsidR="005B1139" w:rsidRPr="00132907" w:rsidRDefault="005B1139" w:rsidP="005B1139">
      <w:pPr>
        <w:spacing w:line="240" w:lineRule="auto"/>
        <w:contextualSpacing/>
        <w:jc w:val="both"/>
        <w:rPr>
          <w:rFonts w:ascii="Arial" w:hAnsi="Arial" w:cs="Arial"/>
        </w:rPr>
      </w:pPr>
    </w:p>
    <w:p w14:paraId="196A4C5E"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rPr>
        <w:t xml:space="preserve">esa-star </w:t>
      </w:r>
      <w:r w:rsidRPr="00132907">
        <w:rPr>
          <w:rFonts w:ascii="Arial" w:hAnsi="Arial" w:cs="Arial"/>
          <w:color w:val="000000" w:themeColor="text1"/>
        </w:rPr>
        <w:t xml:space="preserve">is the default means for submitting tenders to the Agency. Tenderers shall not, </w:t>
      </w:r>
      <w:r w:rsidRPr="00132907">
        <w:rPr>
          <w:rFonts w:ascii="Arial" w:hAnsi="Arial" w:cs="Arial"/>
          <w:color w:val="000000" w:themeColor="text1"/>
          <w:u w:val="single"/>
        </w:rPr>
        <w:t>unless explicitly instructed to do so by the responsible ESA Contracts Officer</w:t>
      </w:r>
      <w:r w:rsidRPr="00132907">
        <w:rPr>
          <w:rFonts w:ascii="Arial" w:hAnsi="Arial" w:cs="Arial"/>
          <w:color w:val="000000" w:themeColor="text1"/>
        </w:rPr>
        <w:t xml:space="preserve">, submit a tender through different means than </w:t>
      </w:r>
      <w:r w:rsidRPr="00132907">
        <w:rPr>
          <w:rFonts w:ascii="Arial" w:hAnsi="Arial" w:cs="Arial"/>
        </w:rPr>
        <w:t>esa-star</w:t>
      </w:r>
      <w:r w:rsidRPr="00132907">
        <w:rPr>
          <w:rFonts w:ascii="Arial" w:hAnsi="Arial" w:cs="Arial"/>
          <w:color w:val="000000" w:themeColor="text1"/>
        </w:rPr>
        <w:t>. Failure to adhere to this instruction will result in tenders not being considered for admission and immediately being discarded;</w:t>
      </w:r>
    </w:p>
    <w:p w14:paraId="1E006122"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tenders submitted through the correct procedure and subsequently declared not admissible by the Tender Opening Board shall remain locked in esa-star Tendering and shall not be evaluated;</w:t>
      </w:r>
    </w:p>
    <w:p w14:paraId="0F9B048F"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themeColor="text1"/>
        </w:rPr>
        <w:t>esa-star Tendering does not support more than one proposal per Bidder Restricted Area. Should a Tenderer wish to submit more than one proposal, and if not prohibited to submit more than one tender in the Tender Action, a Bidder Restricted Area shall be created for each proposal.</w:t>
      </w:r>
    </w:p>
    <w:p w14:paraId="490AA60F" w14:textId="77777777" w:rsidR="005B1139" w:rsidRPr="00132907" w:rsidRDefault="005B1139" w:rsidP="005B1139">
      <w:pPr>
        <w:spacing w:line="240" w:lineRule="auto"/>
        <w:ind w:hanging="436"/>
        <w:contextualSpacing/>
        <w:jc w:val="both"/>
        <w:rPr>
          <w:rFonts w:ascii="Arial" w:hAnsi="Arial" w:cs="Arial"/>
          <w:color w:val="000000"/>
        </w:rPr>
      </w:pPr>
    </w:p>
    <w:p w14:paraId="38916B8F" w14:textId="77777777" w:rsidR="005B1139" w:rsidRPr="00132907" w:rsidRDefault="005B1139" w:rsidP="005B1139">
      <w:pPr>
        <w:spacing w:line="240" w:lineRule="auto"/>
        <w:ind w:left="1410" w:hanging="1410"/>
        <w:contextualSpacing/>
        <w:jc w:val="both"/>
        <w:rPr>
          <w:rFonts w:ascii="Arial" w:hAnsi="Arial" w:cs="Arial"/>
          <w:color w:val="000000"/>
        </w:rPr>
      </w:pPr>
      <w:r w:rsidRPr="00132907">
        <w:rPr>
          <w:rFonts w:ascii="Arial" w:hAnsi="Arial" w:cs="Arial"/>
          <w:color w:val="000000" w:themeColor="text1"/>
        </w:rPr>
        <w:lastRenderedPageBreak/>
        <w:t>Disclaimer:</w:t>
      </w:r>
    </w:p>
    <w:p w14:paraId="3DD82C2F" w14:textId="77777777" w:rsidR="005B1139" w:rsidRPr="00132907" w:rsidRDefault="005B1139" w:rsidP="005B1139">
      <w:pPr>
        <w:spacing w:line="240" w:lineRule="auto"/>
        <w:ind w:left="1410" w:hanging="1410"/>
        <w:contextualSpacing/>
        <w:jc w:val="both"/>
        <w:rPr>
          <w:rFonts w:ascii="Arial" w:hAnsi="Arial" w:cs="Arial"/>
          <w:color w:val="000000"/>
        </w:rPr>
      </w:pPr>
    </w:p>
    <w:p w14:paraId="2923DBBF" w14:textId="77777777" w:rsidR="005B1139" w:rsidRPr="00132907" w:rsidRDefault="005B1139" w:rsidP="005B1139">
      <w:pPr>
        <w:spacing w:line="240" w:lineRule="auto"/>
        <w:ind w:left="1410" w:hanging="1410"/>
        <w:contextualSpacing/>
        <w:jc w:val="both"/>
        <w:rPr>
          <w:rFonts w:ascii="Arial" w:hAnsi="Arial" w:cs="Arial"/>
          <w:color w:val="000000"/>
        </w:rPr>
      </w:pPr>
      <w:r w:rsidRPr="00132907">
        <w:rPr>
          <w:rFonts w:ascii="Arial" w:hAnsi="Arial" w:cs="Arial"/>
          <w:color w:val="000000"/>
        </w:rPr>
        <w:t>Technical issues encountered by Tenderers when submitting their tenders through esa-star:</w:t>
      </w:r>
    </w:p>
    <w:p w14:paraId="5FB1EB9A" w14:textId="77777777" w:rsidR="005B1139" w:rsidRPr="00132907" w:rsidRDefault="005B1139" w:rsidP="005B1139">
      <w:pPr>
        <w:spacing w:line="240" w:lineRule="auto"/>
        <w:ind w:left="1410" w:hanging="1410"/>
        <w:contextualSpacing/>
        <w:jc w:val="both"/>
        <w:rPr>
          <w:rFonts w:ascii="Arial" w:hAnsi="Arial" w:cs="Arial"/>
          <w:color w:val="000000"/>
        </w:rPr>
      </w:pPr>
    </w:p>
    <w:p w14:paraId="47A85C25"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sidRPr="00132907">
        <w:rPr>
          <w:rFonts w:ascii="Arial" w:hAnsi="Arial" w:cs="Arial"/>
          <w:color w:val="000000"/>
        </w:rPr>
        <w:t>in case the system is technically operational and such problems being, among others, network speed/latency, esait Service Desk normal response times, non-adherence to the requirements and recommendations described above, or</w:t>
      </w:r>
    </w:p>
    <w:p w14:paraId="20E3D22F" w14:textId="77777777" w:rsidR="005B1139" w:rsidRPr="00132907" w:rsidRDefault="005B1139" w:rsidP="005B1139">
      <w:pPr>
        <w:spacing w:line="240" w:lineRule="auto"/>
        <w:ind w:left="709" w:hanging="283"/>
        <w:contextualSpacing/>
        <w:jc w:val="both"/>
        <w:rPr>
          <w:rFonts w:ascii="Arial" w:hAnsi="Arial" w:cs="Arial"/>
          <w:color w:val="000000"/>
          <w:highlight w:val="cyan"/>
        </w:rPr>
      </w:pPr>
    </w:p>
    <w:p w14:paraId="5F030746"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sidRPr="00132907">
        <w:rPr>
          <w:rFonts w:ascii="Arial" w:hAnsi="Arial" w:cs="Arial"/>
          <w:color w:val="000000"/>
        </w:rPr>
        <w:t>in case the system is technically not operational,</w:t>
      </w:r>
    </w:p>
    <w:p w14:paraId="123AFD19" w14:textId="77777777" w:rsidR="005B1139" w:rsidRPr="00132907" w:rsidRDefault="005B1139" w:rsidP="005B1139">
      <w:pPr>
        <w:spacing w:line="240" w:lineRule="auto"/>
        <w:contextualSpacing/>
        <w:jc w:val="both"/>
        <w:rPr>
          <w:rFonts w:ascii="Arial" w:hAnsi="Arial" w:cs="Arial"/>
          <w:color w:val="000000"/>
        </w:rPr>
      </w:pPr>
    </w:p>
    <w:p w14:paraId="05016471" w14:textId="7C0C5470" w:rsidR="00D92C6A" w:rsidRPr="00132907" w:rsidRDefault="005B1139" w:rsidP="005B1139">
      <w:pPr>
        <w:contextualSpacing/>
        <w:jc w:val="both"/>
        <w:rPr>
          <w:rFonts w:ascii="Arial" w:hAnsi="Arial" w:cs="Arial"/>
          <w:b/>
          <w:color w:val="C00000"/>
        </w:rPr>
      </w:pPr>
      <w:r w:rsidRPr="00132907">
        <w:rPr>
          <w:rFonts w:ascii="Arial" w:hAnsi="Arial" w:cs="Arial"/>
          <w:color w:val="000000" w:themeColor="text1"/>
        </w:rPr>
        <w:t>shall not grant an automatic right to submit the tender by any other means than esa-star before or after the applicable closing date/time, such right being in all cases subject to explicit authorisation by the responsible ESA Contracts Officer, who will, among others, take into</w:t>
      </w:r>
    </w:p>
    <w:p w14:paraId="38D32021"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themeColor="text1"/>
        </w:rPr>
        <w:t>account: a) whether the Tenderer has contacted esait Service Desk within a reasonable time prior to the closing date/time; b) how long the system has objectively been considered as being “technically not operational”; c) whether the instructions given have been adhered to.</w:t>
      </w:r>
    </w:p>
    <w:p w14:paraId="16846F80" w14:textId="77777777" w:rsidR="005B1139" w:rsidRPr="00132907" w:rsidRDefault="005B1139" w:rsidP="005B1139">
      <w:pPr>
        <w:spacing w:line="240" w:lineRule="auto"/>
        <w:contextualSpacing/>
        <w:jc w:val="both"/>
        <w:rPr>
          <w:rFonts w:ascii="Arial" w:hAnsi="Arial" w:cs="Arial"/>
          <w:color w:val="000000"/>
        </w:rPr>
      </w:pPr>
    </w:p>
    <w:p w14:paraId="71B64F59"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ESA reserves the right not to authorise submission of tenders by other means than esa-star and to immediately discard tenders submitted through other means without due prior written authorisation by ESA.</w:t>
      </w:r>
    </w:p>
    <w:p w14:paraId="7A0EFEF7" w14:textId="77777777" w:rsidR="005B1139" w:rsidRPr="00132907" w:rsidRDefault="005B1139" w:rsidP="005B1139">
      <w:pPr>
        <w:spacing w:line="240" w:lineRule="auto"/>
        <w:contextualSpacing/>
        <w:jc w:val="both"/>
        <w:rPr>
          <w:rFonts w:ascii="Arial" w:hAnsi="Arial" w:cs="Arial"/>
          <w:color w:val="000000"/>
        </w:rPr>
      </w:pPr>
    </w:p>
    <w:p w14:paraId="2C5850D4"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Under no circumstances shall ESA be responsible for any delays caused by problems with Tenderers’ connectivity and/or Tenderers’ IT hardware and tools.</w:t>
      </w:r>
    </w:p>
    <w:p w14:paraId="53219BAC" w14:textId="77777777" w:rsidR="005B1139" w:rsidRPr="00132907" w:rsidRDefault="005B1139" w:rsidP="005B1139">
      <w:pPr>
        <w:spacing w:line="240" w:lineRule="auto"/>
        <w:contextualSpacing/>
        <w:jc w:val="both"/>
        <w:rPr>
          <w:rFonts w:ascii="Arial" w:hAnsi="Arial" w:cs="Arial"/>
          <w:color w:val="000000"/>
        </w:rPr>
      </w:pPr>
    </w:p>
    <w:p w14:paraId="4B5DFA56"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Tenderers are reminded that it is their sole responsibility to ensure that their tender is submitted in esa-star Tendering before the applicable closing date and time.</w:t>
      </w:r>
    </w:p>
    <w:p w14:paraId="0CF91F71" w14:textId="77777777" w:rsidR="000A2BA8" w:rsidRPr="00132907" w:rsidRDefault="000A2BA8" w:rsidP="00D25896">
      <w:pPr>
        <w:rPr>
          <w:rFonts w:ascii="Arial" w:hAnsi="Arial" w:cs="Arial"/>
        </w:rPr>
      </w:pPr>
    </w:p>
    <w:sectPr w:rsidR="000A2BA8" w:rsidRPr="00132907" w:rsidSect="00E049B5">
      <w:headerReference w:type="default" r:id="rId28"/>
      <w:footerReference w:type="default" r:id="rId29"/>
      <w:headerReference w:type="first" r:id="rId30"/>
      <w:footerReference w:type="first" r:id="rId31"/>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28FA" w14:textId="77777777" w:rsidR="002B5B68" w:rsidRDefault="002B5B68" w:rsidP="003A1DFC">
      <w:pPr>
        <w:spacing w:line="240" w:lineRule="auto"/>
      </w:pPr>
      <w:r>
        <w:separator/>
      </w:r>
    </w:p>
  </w:endnote>
  <w:endnote w:type="continuationSeparator" w:id="0">
    <w:p w14:paraId="5562E397" w14:textId="77777777" w:rsidR="002B5B68" w:rsidRDefault="002B5B68" w:rsidP="003A1DFC">
      <w:pPr>
        <w:spacing w:line="240" w:lineRule="auto"/>
      </w:pPr>
      <w:r>
        <w:continuationSeparator/>
      </w:r>
    </w:p>
  </w:endnote>
  <w:endnote w:type="continuationNotice" w:id="1">
    <w:p w14:paraId="236236D9" w14:textId="77777777" w:rsidR="002B5B68" w:rsidRDefault="002B5B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8CB2" w14:textId="77777777" w:rsidR="002A7B03" w:rsidRDefault="00D62160" w:rsidP="00A102D4">
    <w:pPr>
      <w:pStyle w:val="Footer"/>
      <w:spacing w:after="260"/>
    </w:pPr>
    <w:sdt>
      <w:sdtPr>
        <w:id w:val="536938466"/>
        <w:docPartObj>
          <w:docPartGallery w:val="Page Numbers (Top of Page)"/>
          <w:docPartUnique/>
        </w:docPartObj>
      </w:sdtPr>
      <w:sdtEndPr/>
      <w:sdtContent>
        <w:r w:rsidR="002A7B03" w:rsidRPr="0090624B">
          <w:rPr>
            <w:rFonts w:cs="Arial"/>
            <w:noProof/>
            <w:color w:val="033142"/>
            <w:lang w:eastAsia="en-GB"/>
          </w:rPr>
          <w:drawing>
            <wp:anchor distT="0" distB="0" distL="114300" distR="114300" simplePos="0" relativeHeight="251658242" behindDoc="0" locked="0" layoutInCell="1" allowOverlap="1" wp14:anchorId="70FB3578" wp14:editId="703F391F">
              <wp:simplePos x="0" y="0"/>
              <wp:positionH relativeFrom="column">
                <wp:posOffset>4800457</wp:posOffset>
              </wp:positionH>
              <wp:positionV relativeFrom="page">
                <wp:posOffset>9836150</wp:posOffset>
              </wp:positionV>
              <wp:extent cx="1497600" cy="532800"/>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57350D">
          <w:rPr>
            <w:rFonts w:cs="Arial"/>
            <w:sz w:val="16"/>
            <w:szCs w:val="16"/>
          </w:rPr>
          <w:t xml:space="preserve">Page </w:t>
        </w:r>
        <w:r w:rsidR="002A7B03" w:rsidRPr="0057350D">
          <w:rPr>
            <w:rFonts w:cs="Arial"/>
            <w:bCs/>
            <w:sz w:val="16"/>
            <w:szCs w:val="16"/>
          </w:rPr>
          <w:fldChar w:fldCharType="begin"/>
        </w:r>
        <w:r w:rsidR="002A7B03" w:rsidRPr="0057350D">
          <w:rPr>
            <w:rFonts w:cs="Arial"/>
            <w:bCs/>
            <w:sz w:val="16"/>
            <w:szCs w:val="16"/>
          </w:rPr>
          <w:instrText xml:space="preserve"> PAGE </w:instrText>
        </w:r>
        <w:r w:rsidR="002A7B03" w:rsidRPr="0057350D">
          <w:rPr>
            <w:rFonts w:cs="Arial"/>
            <w:bCs/>
            <w:sz w:val="16"/>
            <w:szCs w:val="16"/>
          </w:rPr>
          <w:fldChar w:fldCharType="separate"/>
        </w:r>
        <w:r w:rsidR="002A7B03">
          <w:rPr>
            <w:rFonts w:cs="Arial"/>
            <w:bCs/>
            <w:sz w:val="16"/>
            <w:szCs w:val="16"/>
          </w:rPr>
          <w:t>1</w:t>
        </w:r>
        <w:r w:rsidR="002A7B03" w:rsidRPr="0057350D">
          <w:rPr>
            <w:rFonts w:cs="Arial"/>
            <w:bCs/>
            <w:sz w:val="16"/>
            <w:szCs w:val="16"/>
          </w:rPr>
          <w:fldChar w:fldCharType="end"/>
        </w:r>
        <w:r w:rsidR="002A7B03" w:rsidRPr="0057350D">
          <w:rPr>
            <w:rFonts w:cs="Arial"/>
            <w:sz w:val="16"/>
            <w:szCs w:val="16"/>
          </w:rPr>
          <w:t>/</w:t>
        </w:r>
        <w:r w:rsidR="002A7B03" w:rsidRPr="0057350D">
          <w:rPr>
            <w:rFonts w:cs="Arial"/>
            <w:bCs/>
            <w:sz w:val="16"/>
            <w:szCs w:val="16"/>
          </w:rPr>
          <w:fldChar w:fldCharType="begin"/>
        </w:r>
        <w:r w:rsidR="002A7B03" w:rsidRPr="0057350D">
          <w:rPr>
            <w:rFonts w:cs="Arial"/>
            <w:bCs/>
            <w:sz w:val="16"/>
            <w:szCs w:val="16"/>
          </w:rPr>
          <w:instrText xml:space="preserve"> NUMPAGES  </w:instrText>
        </w:r>
        <w:r w:rsidR="002A7B03" w:rsidRPr="0057350D">
          <w:rPr>
            <w:rFonts w:cs="Arial"/>
            <w:bCs/>
            <w:sz w:val="16"/>
            <w:szCs w:val="16"/>
          </w:rPr>
          <w:fldChar w:fldCharType="separate"/>
        </w:r>
        <w:r w:rsidR="002A7B03">
          <w:rPr>
            <w:rFonts w:cs="Arial"/>
            <w:bCs/>
            <w:sz w:val="16"/>
            <w:szCs w:val="16"/>
          </w:rPr>
          <w:t>2</w:t>
        </w:r>
        <w:r w:rsidR="002A7B03" w:rsidRPr="0057350D">
          <w:rPr>
            <w:rFonts w:cs="Arial"/>
            <w:bCs/>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6BF0" w14:textId="77777777" w:rsidR="002A7B03" w:rsidRDefault="00D62160" w:rsidP="00A102D4">
    <w:pPr>
      <w:pStyle w:val="Footer"/>
      <w:spacing w:after="260"/>
    </w:pPr>
    <w:sdt>
      <w:sdtPr>
        <w:rPr>
          <w:color w:val="355D6D"/>
        </w:rPr>
        <w:id w:val="-1847091499"/>
        <w:docPartObj>
          <w:docPartGallery w:val="Page Numbers (Top of Page)"/>
          <w:docPartUnique/>
        </w:docPartObj>
      </w:sdtPr>
      <w:sdtEndPr/>
      <w:sdtContent>
        <w:r w:rsidR="002A7B03" w:rsidRPr="002A7B03">
          <w:rPr>
            <w:rFonts w:cs="Arial"/>
            <w:noProof/>
            <w:color w:val="355D6D"/>
            <w:lang w:eastAsia="en-GB"/>
          </w:rPr>
          <w:drawing>
            <wp:anchor distT="0" distB="0" distL="114300" distR="114300" simplePos="0" relativeHeight="251658241" behindDoc="0" locked="0" layoutInCell="1" allowOverlap="1" wp14:anchorId="5601254D" wp14:editId="0500D677">
              <wp:simplePos x="0" y="0"/>
              <wp:positionH relativeFrom="column">
                <wp:posOffset>4800457</wp:posOffset>
              </wp:positionH>
              <wp:positionV relativeFrom="page">
                <wp:posOffset>9836150</wp:posOffset>
              </wp:positionV>
              <wp:extent cx="1497600" cy="532800"/>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2A7B03">
          <w:rPr>
            <w:rFonts w:cs="Arial"/>
            <w:color w:val="355D6D"/>
            <w:sz w:val="16"/>
            <w:szCs w:val="16"/>
          </w:rPr>
          <w:t xml:space="preserve">Page </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PAGE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r w:rsidR="002A7B03" w:rsidRPr="002A7B03">
          <w:rPr>
            <w:rFonts w:cs="Arial"/>
            <w:color w:val="355D6D"/>
            <w:sz w:val="16"/>
            <w:szCs w:val="16"/>
          </w:rPr>
          <w:t>/</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NUMPAGES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2350" w14:textId="77777777" w:rsidR="002B5B68" w:rsidRDefault="002B5B68" w:rsidP="003A1DFC">
      <w:pPr>
        <w:spacing w:line="240" w:lineRule="auto"/>
      </w:pPr>
      <w:r>
        <w:separator/>
      </w:r>
    </w:p>
  </w:footnote>
  <w:footnote w:type="continuationSeparator" w:id="0">
    <w:p w14:paraId="6783B82A" w14:textId="77777777" w:rsidR="002B5B68" w:rsidRDefault="002B5B68" w:rsidP="003A1DFC">
      <w:pPr>
        <w:spacing w:line="240" w:lineRule="auto"/>
      </w:pPr>
      <w:r>
        <w:continuationSeparator/>
      </w:r>
    </w:p>
  </w:footnote>
  <w:footnote w:type="continuationNotice" w:id="1">
    <w:p w14:paraId="17C342DE" w14:textId="77777777" w:rsidR="002B5B68" w:rsidRDefault="002B5B68">
      <w:pPr>
        <w:spacing w:line="240" w:lineRule="auto"/>
      </w:pPr>
    </w:p>
  </w:footnote>
  <w:footnote w:id="2">
    <w:p w14:paraId="694CE92A" w14:textId="77777777" w:rsidR="006A033C" w:rsidRPr="006A033C" w:rsidRDefault="006A033C" w:rsidP="006A033C">
      <w:pPr>
        <w:pStyle w:val="FootnoteText"/>
        <w:rPr>
          <w:rFonts w:ascii="Arial" w:hAnsi="Arial" w:cs="Arial"/>
        </w:rPr>
      </w:pPr>
      <w:r w:rsidRPr="006A033C">
        <w:rPr>
          <w:rStyle w:val="FootnoteReference"/>
        </w:rPr>
        <w:footnoteRef/>
      </w:r>
      <w:r w:rsidRPr="006A033C">
        <w:rPr>
          <w:rFonts w:ascii="Arial" w:hAnsi="Arial" w:cs="Arial"/>
        </w:rPr>
        <w:t xml:space="preserve"> ESA General Clauses and Conditions available at: </w:t>
      </w:r>
      <w:hyperlink r:id="rId1" w:history="1">
        <w:r w:rsidRPr="006A033C">
          <w:rPr>
            <w:rStyle w:val="Hyperlink"/>
            <w:rFonts w:ascii="Arial" w:hAnsi="Arial" w:cs="Arial"/>
            <w:color w:val="0000FF"/>
          </w:rPr>
          <w:t>https://esastar-publication.sso.esa.int/supportingDocumentation/details/41</w:t>
        </w:r>
      </w:hyperlink>
      <w:r w:rsidRPr="006A033C">
        <w:rPr>
          <w:rFonts w:ascii="Arial" w:hAnsi="Arial" w:cs="Arial"/>
          <w:color w:val="0000FF"/>
        </w:rPr>
        <w:t>.</w:t>
      </w:r>
    </w:p>
  </w:footnote>
  <w:footnote w:id="3">
    <w:p w14:paraId="4699E5AC" w14:textId="77777777" w:rsidR="006A033C" w:rsidRPr="006A033C" w:rsidRDefault="006A033C" w:rsidP="006A033C">
      <w:pPr>
        <w:pStyle w:val="FootnoteText"/>
        <w:rPr>
          <w:rFonts w:ascii="Arial" w:hAnsi="Arial" w:cs="Arial"/>
        </w:rPr>
      </w:pPr>
      <w:r w:rsidRPr="006A033C">
        <w:rPr>
          <w:rStyle w:val="FootnoteReference"/>
          <w:rFonts w:ascii="Arial" w:hAnsi="Arial" w:cs="Arial"/>
        </w:rPr>
        <w:footnoteRef/>
      </w:r>
      <w:r w:rsidRPr="006A033C">
        <w:rPr>
          <w:rFonts w:ascii="Arial" w:hAnsi="Arial" w:cs="Arial"/>
        </w:rPr>
        <w:t xml:space="preserve"> The Contracting Regulations are available at: </w:t>
      </w:r>
      <w:hyperlink r:id="rId2" w:history="1">
        <w:r w:rsidRPr="006A033C">
          <w:rPr>
            <w:rStyle w:val="Hyperlink"/>
            <w:rFonts w:ascii="Arial" w:hAnsi="Arial" w:cs="Arial"/>
            <w:color w:val="0000FF"/>
          </w:rPr>
          <w:t>https://esastar-publication.sso.esa.int/supportingDocumentation/details/42</w:t>
        </w:r>
      </w:hyperlink>
      <w:r w:rsidRPr="006A033C">
        <w:rPr>
          <w:rFonts w:ascii="Arial" w:hAnsi="Arial" w:cs="Arial"/>
          <w:color w:val="0000FF"/>
        </w:rPr>
        <w:t>.</w:t>
      </w:r>
    </w:p>
  </w:footnote>
  <w:footnote w:id="4">
    <w:p w14:paraId="6E9499F9" w14:textId="77777777" w:rsidR="006A033C" w:rsidRPr="006A033C" w:rsidRDefault="006A033C" w:rsidP="006A033C">
      <w:pPr>
        <w:pStyle w:val="FootnoteText"/>
        <w:jc w:val="both"/>
        <w:rPr>
          <w:rFonts w:ascii="Arial" w:hAnsi="Arial" w:cs="Arial"/>
        </w:rPr>
      </w:pPr>
      <w:r w:rsidRPr="006A033C">
        <w:rPr>
          <w:rStyle w:val="FootnoteReference"/>
          <w:rFonts w:ascii="Arial" w:hAnsi="Arial" w:cs="Arial"/>
        </w:rPr>
        <w:footnoteRef/>
      </w:r>
      <w:r w:rsidRPr="006A033C">
        <w:rPr>
          <w:rFonts w:ascii="Arial" w:hAnsi="Arial" w:cs="Arial"/>
        </w:rPr>
        <w:t xml:space="preserve"> The Agency’s Contracting Regulations are available at:</w:t>
      </w:r>
    </w:p>
    <w:p w14:paraId="55E3C4FD" w14:textId="77777777" w:rsidR="006A033C" w:rsidRPr="006A033C" w:rsidRDefault="006A033C" w:rsidP="006A033C">
      <w:pPr>
        <w:pStyle w:val="FootnoteText"/>
        <w:jc w:val="both"/>
        <w:rPr>
          <w:rFonts w:ascii="Arial" w:hAnsi="Arial" w:cs="Arial"/>
        </w:rPr>
      </w:pPr>
      <w:hyperlink r:id="rId3" w:history="1">
        <w:r w:rsidRPr="006A033C">
          <w:rPr>
            <w:rStyle w:val="Hyperlink"/>
            <w:rFonts w:ascii="Arial" w:hAnsi="Arial" w:cs="Arial"/>
            <w:color w:val="0000FF"/>
          </w:rPr>
          <w:t>https://esastar-publication.sso.esa.int/supportingDocumentation/details/42</w:t>
        </w:r>
      </w:hyperlink>
      <w:r w:rsidRPr="006A033C">
        <w:rPr>
          <w:rFonts w:ascii="Arial" w:hAnsi="Arial" w:cs="Arial"/>
        </w:rPr>
        <w:t>.</w:t>
      </w:r>
    </w:p>
  </w:footnote>
  <w:footnote w:id="5">
    <w:p w14:paraId="1E090E88" w14:textId="77777777" w:rsidR="006A033C" w:rsidRPr="006A033C" w:rsidRDefault="006A033C" w:rsidP="006A033C">
      <w:pPr>
        <w:pStyle w:val="FootnoteText"/>
        <w:jc w:val="both"/>
        <w:rPr>
          <w:rFonts w:ascii="Arial" w:hAnsi="Arial" w:cs="Arial"/>
        </w:rPr>
      </w:pPr>
      <w:r w:rsidRPr="006A033C">
        <w:rPr>
          <w:rStyle w:val="FootnoteReference"/>
          <w:rFonts w:ascii="Arial" w:hAnsi="Arial" w:cs="Arial"/>
        </w:rPr>
        <w:footnoteRef/>
      </w:r>
      <w:r w:rsidRPr="006A033C">
        <w:rPr>
          <w:rFonts w:ascii="Arial" w:hAnsi="Arial" w:cs="Arial"/>
        </w:rPr>
        <w:t xml:space="preserve"> The registration requirements available in the ESA Industrial Portal at the following address:</w:t>
      </w:r>
    </w:p>
    <w:p w14:paraId="5C7F2B1B" w14:textId="77777777" w:rsidR="006A033C" w:rsidRPr="006A033C" w:rsidRDefault="006A033C" w:rsidP="006A033C">
      <w:pPr>
        <w:pStyle w:val="FootnoteText"/>
        <w:jc w:val="both"/>
        <w:rPr>
          <w:rFonts w:ascii="Arial" w:hAnsi="Arial" w:cs="Arial"/>
          <w:color w:val="0000FF"/>
        </w:rPr>
      </w:pPr>
      <w:hyperlink r:id="rId4" w:history="1">
        <w:r w:rsidRPr="006A033C">
          <w:rPr>
            <w:rStyle w:val="Hyperlink"/>
            <w:rFonts w:ascii="Arial" w:hAnsi="Arial" w:cs="Arial"/>
            <w:color w:val="0000FF"/>
          </w:rPr>
          <w:t>http://www.esa.int/About_Us/Business_with_ESA/How_to_do/esa-star_Registration_Process</w:t>
        </w:r>
      </w:hyperlink>
      <w:r w:rsidRPr="006A033C">
        <w:rPr>
          <w:rFonts w:ascii="Arial" w:hAnsi="Arial" w:cs="Arial"/>
          <w:color w:val="0000FF"/>
        </w:rPr>
        <w:t>.</w:t>
      </w:r>
    </w:p>
  </w:footnote>
  <w:footnote w:id="6">
    <w:p w14:paraId="15A59163" w14:textId="77777777" w:rsidR="006A033C" w:rsidRPr="0099567C" w:rsidRDefault="006A033C" w:rsidP="006A033C">
      <w:pPr>
        <w:pStyle w:val="FootnoteText"/>
        <w:jc w:val="both"/>
        <w:rPr>
          <w:rFonts w:ascii="Arial" w:hAnsi="Arial" w:cs="Arial"/>
          <w:sz w:val="16"/>
          <w:szCs w:val="16"/>
        </w:rPr>
      </w:pPr>
      <w:r w:rsidRPr="006A033C">
        <w:rPr>
          <w:rStyle w:val="FootnoteReference"/>
          <w:rFonts w:ascii="Arial" w:hAnsi="Arial" w:cs="Arial"/>
        </w:rPr>
        <w:footnoteRef/>
      </w:r>
      <w:r w:rsidRPr="006A033C">
        <w:rPr>
          <w:rFonts w:ascii="Arial" w:hAnsi="Arial" w:cs="Arial"/>
        </w:rPr>
        <w:t xml:space="preserve"> </w:t>
      </w:r>
      <w:bookmarkStart w:id="1" w:name="_Hlk171416941"/>
      <w:r w:rsidRPr="006A033C">
        <w:rPr>
          <w:rFonts w:ascii="Arial" w:hAnsi="Arial" w:cs="Arial"/>
        </w:rPr>
        <w:t>S</w:t>
      </w:r>
      <w:bookmarkEnd w:id="1"/>
      <w:r w:rsidRPr="006A033C">
        <w:rPr>
          <w:rFonts w:ascii="Arial" w:hAnsi="Arial" w:cs="Arial"/>
        </w:rPr>
        <w:t xml:space="preserve">ee: </w:t>
      </w:r>
      <w:hyperlink r:id="rId5" w:history="1">
        <w:r w:rsidRPr="006A033C">
          <w:rPr>
            <w:rStyle w:val="Hyperlink"/>
            <w:rFonts w:ascii="Arial" w:hAnsi="Arial" w:cs="Arial"/>
            <w:color w:val="0000FF"/>
          </w:rPr>
          <w:t>https://doing-business.sso.esa.int/</w:t>
        </w:r>
      </w:hyperlink>
      <w:r w:rsidRPr="006A033C">
        <w:rPr>
          <w:rFonts w:ascii="Arial" w:hAnsi="Arial" w:cs="Arial"/>
        </w:rPr>
        <w:t xml:space="preserve"> and </w:t>
      </w:r>
      <w:hyperlink r:id="rId6" w:history="1">
        <w:r w:rsidRPr="006A033C">
          <w:rPr>
            <w:rStyle w:val="Hyperlink"/>
            <w:rFonts w:ascii="Arial" w:hAnsi="Arial" w:cs="Arial"/>
            <w:color w:val="0000FF"/>
          </w:rPr>
          <w:t>https://esastar.sso.esa.int/</w:t>
        </w:r>
      </w:hyperlink>
      <w:r w:rsidRPr="006A033C">
        <w:rPr>
          <w:rFonts w:ascii="Arial" w:hAnsi="Arial" w:cs="Arial"/>
          <w:color w:val="0000FF"/>
        </w:rPr>
        <w:t>.</w:t>
      </w:r>
    </w:p>
  </w:footnote>
  <w:footnote w:id="7">
    <w:p w14:paraId="275C5BD4" w14:textId="77777777" w:rsidR="006A033C" w:rsidRPr="00581CD3" w:rsidRDefault="006A033C" w:rsidP="006A033C">
      <w:pPr>
        <w:pStyle w:val="FootnoteText"/>
        <w:tabs>
          <w:tab w:val="left" w:pos="6925"/>
        </w:tabs>
        <w:rPr>
          <w:rFonts w:ascii="Arial" w:hAnsi="Arial" w:cs="Arial"/>
          <w:color w:val="0000FF"/>
          <w:sz w:val="16"/>
          <w:szCs w:val="16"/>
          <w:lang w:val="fr-FR"/>
        </w:rPr>
      </w:pPr>
      <w:r w:rsidRPr="00D63FCC">
        <w:rPr>
          <w:rStyle w:val="FootnoteReference"/>
          <w:rFonts w:ascii="Arial" w:hAnsi="Arial" w:cs="Arial"/>
          <w:sz w:val="16"/>
          <w:szCs w:val="16"/>
        </w:rPr>
        <w:footnoteRef/>
      </w:r>
      <w:r w:rsidRPr="00581CD3">
        <w:rPr>
          <w:rFonts w:ascii="Arial" w:hAnsi="Arial" w:cs="Arial"/>
          <w:sz w:val="16"/>
          <w:szCs w:val="16"/>
          <w:lang w:val="fr-FR"/>
        </w:rPr>
        <w:t xml:space="preserve"> Document available at: </w:t>
      </w:r>
      <w:hyperlink r:id="rId7" w:history="1">
        <w:r w:rsidRPr="00581CD3">
          <w:rPr>
            <w:rStyle w:val="Hyperlink"/>
            <w:rFonts w:ascii="Arial" w:hAnsi="Arial" w:cs="Arial"/>
            <w:color w:val="0000FF"/>
            <w:sz w:val="16"/>
            <w:szCs w:val="16"/>
            <w:lang w:val="fr-FR"/>
          </w:rPr>
          <w:t>https://esastar-publication.sso.esa.int/supportingDocumentation/details/42</w:t>
        </w:r>
      </w:hyperlink>
      <w:r w:rsidRPr="00581CD3">
        <w:rPr>
          <w:rFonts w:ascii="Arial" w:hAnsi="Arial" w:cs="Arial"/>
          <w:sz w:val="16"/>
          <w:szCs w:val="16"/>
          <w:lang w:val="fr-FR"/>
        </w:rPr>
        <w:t>.</w:t>
      </w:r>
    </w:p>
  </w:footnote>
  <w:footnote w:id="8">
    <w:p w14:paraId="6994A7D5" w14:textId="77777777" w:rsidR="00090572" w:rsidRPr="00581CD3" w:rsidRDefault="00090572" w:rsidP="00090572">
      <w:pPr>
        <w:pStyle w:val="FootnoteText"/>
        <w:rPr>
          <w:rFonts w:ascii="Arial" w:hAnsi="Arial" w:cs="Arial"/>
          <w:sz w:val="16"/>
          <w:szCs w:val="16"/>
          <w:lang w:val="fr-FR"/>
        </w:rPr>
      </w:pPr>
      <w:r w:rsidRPr="00880F4F">
        <w:rPr>
          <w:rStyle w:val="FootnoteReference"/>
          <w:rFonts w:ascii="Arial" w:hAnsi="Arial" w:cs="Arial"/>
          <w:sz w:val="16"/>
          <w:szCs w:val="16"/>
        </w:rPr>
        <w:footnoteRef/>
      </w:r>
      <w:r w:rsidRPr="00581CD3">
        <w:rPr>
          <w:rFonts w:ascii="Arial" w:hAnsi="Arial" w:cs="Arial"/>
          <w:sz w:val="16"/>
          <w:szCs w:val="16"/>
          <w:lang w:val="fr-FR"/>
        </w:rPr>
        <w:t xml:space="preserve"> Document available at: </w:t>
      </w:r>
      <w:hyperlink r:id="rId8" w:history="1">
        <w:r w:rsidRPr="00581CD3">
          <w:rPr>
            <w:rStyle w:val="Hyperlink"/>
            <w:rFonts w:ascii="Arial" w:hAnsi="Arial" w:cs="Arial"/>
            <w:color w:val="0000FF"/>
            <w:sz w:val="16"/>
            <w:szCs w:val="16"/>
            <w:lang w:val="fr-FR"/>
          </w:rPr>
          <w:t>https://esastar-publication.sso.esa.int/supportingDocumentation/details/42</w:t>
        </w:r>
      </w:hyperlink>
      <w:r w:rsidRPr="00581CD3">
        <w:rPr>
          <w:rStyle w:val="Hyperlink"/>
          <w:rFonts w:ascii="Arial" w:hAnsi="Arial" w:cs="Arial"/>
          <w:color w:val="auto"/>
          <w:sz w:val="16"/>
          <w:szCs w:val="16"/>
          <w:u w:val="none"/>
          <w:lang w:val="fr-FR"/>
        </w:rPr>
        <w:t>.</w:t>
      </w:r>
    </w:p>
  </w:footnote>
  <w:footnote w:id="9">
    <w:p w14:paraId="3296E0C5" w14:textId="77777777" w:rsidR="00090572" w:rsidRPr="002225A0" w:rsidRDefault="00090572" w:rsidP="00090572">
      <w:pPr>
        <w:pStyle w:val="FootnoteText"/>
        <w:jc w:val="both"/>
      </w:pPr>
      <w:r w:rsidRPr="002225A0">
        <w:rPr>
          <w:rStyle w:val="FootnoteReference"/>
        </w:rPr>
        <w:footnoteRef/>
      </w:r>
      <w:r w:rsidRPr="002225A0">
        <w:t xml:space="preserve"> </w:t>
      </w:r>
      <w:r w:rsidRPr="00B37CA4">
        <w:rPr>
          <w:rFonts w:ascii="Arial" w:hAnsi="Arial" w:cs="Arial"/>
          <w:sz w:val="16"/>
          <w:szCs w:val="16"/>
        </w:rPr>
        <w:t xml:space="preserve">The document explaining the ESA </w:t>
      </w:r>
      <w:r>
        <w:rPr>
          <w:rFonts w:ascii="Arial" w:hAnsi="Arial" w:cs="Arial"/>
          <w:sz w:val="16"/>
          <w:szCs w:val="16"/>
        </w:rPr>
        <w:t>protective</w:t>
      </w:r>
      <w:r w:rsidRPr="00B37CA4">
        <w:rPr>
          <w:rFonts w:ascii="Arial" w:hAnsi="Arial" w:cs="Arial"/>
          <w:sz w:val="16"/>
          <w:szCs w:val="16"/>
        </w:rPr>
        <w:t xml:space="preserve"> markings applicable during the tender process is available for information at </w:t>
      </w:r>
      <w:hyperlink r:id="rId9" w:history="1">
        <w:r w:rsidRPr="00B37CA4">
          <w:rPr>
            <w:rStyle w:val="Hyperlink"/>
            <w:rFonts w:ascii="Arial" w:hAnsi="Arial" w:cs="Arial"/>
            <w:sz w:val="16"/>
            <w:szCs w:val="16"/>
          </w:rPr>
          <w:t>https://esastar-publication.sso.esa.int/supportingDocumentation/details/47</w:t>
        </w:r>
      </w:hyperlink>
      <w:r>
        <w:t>.</w:t>
      </w:r>
    </w:p>
  </w:footnote>
  <w:footnote w:id="10">
    <w:p w14:paraId="60769644" w14:textId="77777777" w:rsidR="00090572" w:rsidRDefault="00090572" w:rsidP="00090572">
      <w:pPr>
        <w:pStyle w:val="FootnoteText"/>
        <w:tabs>
          <w:tab w:val="left" w:pos="6925"/>
        </w:tabs>
      </w:pPr>
      <w:r w:rsidRPr="00621106">
        <w:rPr>
          <w:rFonts w:ascii="Arial" w:hAnsi="Arial" w:cs="Arial"/>
          <w:sz w:val="16"/>
          <w:szCs w:val="16"/>
          <w:vertAlign w:val="superscript"/>
        </w:rPr>
        <w:footnoteRef/>
      </w:r>
      <w:r w:rsidRPr="00621106">
        <w:rPr>
          <w:rFonts w:ascii="Arial" w:hAnsi="Arial" w:cs="Arial"/>
          <w:sz w:val="16"/>
          <w:szCs w:val="16"/>
          <w:vertAlign w:val="superscript"/>
        </w:rPr>
        <w:t xml:space="preserve"> </w:t>
      </w:r>
      <w:r>
        <w:rPr>
          <w:rFonts w:ascii="Arial" w:hAnsi="Arial" w:cs="Arial"/>
          <w:sz w:val="16"/>
          <w:szCs w:val="16"/>
          <w:vertAlign w:val="superscript"/>
        </w:rPr>
        <w:t xml:space="preserve"> </w:t>
      </w:r>
      <w:r w:rsidRPr="00621106">
        <w:rPr>
          <w:rFonts w:ascii="Arial" w:hAnsi="Arial" w:cs="Arial"/>
          <w:sz w:val="16"/>
          <w:szCs w:val="16"/>
        </w:rPr>
        <w:t>Article 12 of the Contracting Regulations.</w:t>
      </w:r>
    </w:p>
  </w:footnote>
  <w:footnote w:id="11">
    <w:p w14:paraId="118091EC" w14:textId="77777777" w:rsidR="00090572" w:rsidRPr="00880F4F" w:rsidRDefault="00090572" w:rsidP="00090572">
      <w:pPr>
        <w:pStyle w:val="FootnoteText"/>
        <w:rPr>
          <w:rFonts w:ascii="Arial" w:hAnsi="Arial" w:cs="Arial"/>
          <w:color w:val="0000FF"/>
          <w:sz w:val="16"/>
          <w:szCs w:val="16"/>
        </w:rPr>
      </w:pPr>
      <w:r w:rsidRPr="00880F4F">
        <w:rPr>
          <w:rStyle w:val="FootnoteReference"/>
          <w:rFonts w:ascii="Arial" w:hAnsi="Arial" w:cs="Arial"/>
          <w:sz w:val="16"/>
          <w:szCs w:val="16"/>
        </w:rPr>
        <w:footnoteRef/>
      </w:r>
      <w:r w:rsidRPr="00880F4F">
        <w:rPr>
          <w:rFonts w:ascii="Arial" w:hAnsi="Arial" w:cs="Arial"/>
          <w:sz w:val="16"/>
          <w:szCs w:val="16"/>
        </w:rPr>
        <w:t xml:space="preserve"> The latest applicable General Clauses and Conditions for ESA Contracts can be found and downloaded at esa-star link </w:t>
      </w:r>
      <w:hyperlink r:id="rId10" w:history="1">
        <w:r w:rsidRPr="00880F4F">
          <w:rPr>
            <w:rStyle w:val="Hyperlink"/>
            <w:rFonts w:ascii="Arial" w:hAnsi="Arial" w:cs="Arial"/>
            <w:color w:val="0000FF"/>
            <w:sz w:val="16"/>
            <w:szCs w:val="16"/>
          </w:rPr>
          <w:t>https://esastar-publication.sso.esa.int/supportingDocumentation</w:t>
        </w:r>
      </w:hyperlink>
      <w:r w:rsidRPr="00880F4F">
        <w:rPr>
          <w:rFonts w:ascii="Arial" w:hAnsi="Arial" w:cs="Arial"/>
          <w:color w:val="0000FF"/>
          <w:sz w:val="16"/>
          <w:szCs w:val="16"/>
        </w:rPr>
        <w:t>.</w:t>
      </w:r>
    </w:p>
  </w:footnote>
  <w:footnote w:id="12">
    <w:p w14:paraId="0558524E" w14:textId="77777777" w:rsidR="00090572" w:rsidRPr="00880F4F" w:rsidRDefault="00090572" w:rsidP="00090572">
      <w:pPr>
        <w:pStyle w:val="FootnoteText"/>
        <w:rPr>
          <w:rFonts w:ascii="Arial" w:hAnsi="Arial" w:cs="Arial"/>
          <w:sz w:val="16"/>
          <w:szCs w:val="16"/>
        </w:rPr>
      </w:pPr>
      <w:r w:rsidRPr="00880F4F">
        <w:rPr>
          <w:rStyle w:val="FootnoteReference"/>
          <w:rFonts w:ascii="Arial" w:hAnsi="Arial" w:cs="Arial"/>
          <w:sz w:val="16"/>
          <w:szCs w:val="16"/>
        </w:rPr>
        <w:footnoteRef/>
      </w:r>
      <w:r w:rsidRPr="00880F4F">
        <w:rPr>
          <w:rFonts w:ascii="Arial" w:hAnsi="Arial" w:cs="Arial"/>
          <w:sz w:val="16"/>
          <w:szCs w:val="16"/>
        </w:rPr>
        <w:t xml:space="preserve"> Article 30.3 of the Contacting Regulations.</w:t>
      </w:r>
    </w:p>
  </w:footnote>
  <w:footnote w:id="13">
    <w:p w14:paraId="4101BF6A" w14:textId="77777777" w:rsidR="008C1E45" w:rsidRDefault="008C1E45" w:rsidP="008C1E45">
      <w:pPr>
        <w:pStyle w:val="FootnoteText"/>
        <w:jc w:val="both"/>
        <w:rPr>
          <w:rFonts w:ascii="Arial" w:hAnsi="Arial" w:cs="Arial"/>
          <w:sz w:val="16"/>
          <w:szCs w:val="16"/>
        </w:rPr>
      </w:pPr>
      <w:r w:rsidRPr="00880F4F">
        <w:rPr>
          <w:rStyle w:val="FootnoteReference"/>
          <w:rFonts w:ascii="Arial" w:hAnsi="Arial" w:cs="Arial"/>
          <w:sz w:val="16"/>
          <w:szCs w:val="16"/>
        </w:rPr>
        <w:footnoteRef/>
      </w:r>
      <w:r w:rsidRPr="00880F4F">
        <w:rPr>
          <w:rFonts w:ascii="Arial" w:hAnsi="Arial" w:cs="Arial"/>
          <w:sz w:val="16"/>
          <w:szCs w:val="16"/>
        </w:rPr>
        <w:t xml:space="preserve"> The ESA Personal Data Protection Framework is available at:</w:t>
      </w:r>
    </w:p>
    <w:p w14:paraId="7B190A24" w14:textId="77777777" w:rsidR="008C1E45" w:rsidRPr="00880F4F" w:rsidRDefault="008C1E45" w:rsidP="008C1E45">
      <w:pPr>
        <w:pStyle w:val="FootnoteText"/>
        <w:jc w:val="both"/>
        <w:rPr>
          <w:rFonts w:ascii="Arial" w:hAnsi="Arial" w:cs="Arial"/>
          <w:sz w:val="16"/>
          <w:szCs w:val="16"/>
        </w:rPr>
      </w:pPr>
      <w:hyperlink r:id="rId11" w:history="1">
        <w:r w:rsidRPr="00880F4F">
          <w:rPr>
            <w:rStyle w:val="Hyperlink"/>
            <w:rFonts w:ascii="Arial" w:hAnsi="Arial" w:cs="Arial"/>
            <w:color w:val="0000FF"/>
            <w:sz w:val="16"/>
            <w:szCs w:val="16"/>
          </w:rPr>
          <w:t>https://esamultimedia.esa.int/docs/LEX-L/ESA_Principles_of_PDP_Rules_of_Procedure_for_DPSA_and_Policy.pdf</w:t>
        </w:r>
      </w:hyperlink>
      <w:r w:rsidRPr="0065499F">
        <w:rPr>
          <w:rStyle w:val="Hyperlink"/>
          <w:rFonts w:ascii="Arial" w:hAnsi="Arial" w:cs="Arial"/>
          <w:color w:val="auto"/>
          <w:sz w:val="16"/>
          <w:szCs w:val="16"/>
          <w:u w:val="none"/>
        </w:rPr>
        <w:t>.</w:t>
      </w:r>
    </w:p>
  </w:footnote>
  <w:footnote w:id="14">
    <w:p w14:paraId="27472564" w14:textId="77777777" w:rsidR="008C1E45" w:rsidRPr="001A554A" w:rsidRDefault="008C1E45" w:rsidP="008C1E45">
      <w:pPr>
        <w:pStyle w:val="FootnoteText"/>
        <w:jc w:val="both"/>
        <w:rPr>
          <w:rFonts w:ascii="Arial" w:hAnsi="Arial" w:cs="Arial"/>
          <w:sz w:val="16"/>
          <w:szCs w:val="16"/>
        </w:rPr>
      </w:pPr>
      <w:r w:rsidRPr="001A554A">
        <w:rPr>
          <w:rStyle w:val="FootnoteReference"/>
          <w:rFonts w:ascii="Arial" w:hAnsi="Arial" w:cs="Arial"/>
          <w:sz w:val="16"/>
          <w:szCs w:val="16"/>
        </w:rPr>
        <w:footnoteRef/>
      </w:r>
      <w:r w:rsidRPr="001A554A">
        <w:rPr>
          <w:rFonts w:ascii="Arial" w:hAnsi="Arial" w:cs="Arial"/>
          <w:sz w:val="16"/>
          <w:szCs w:val="16"/>
        </w:rPr>
        <w:t xml:space="preserve"> If applicable. If not, state “N/A” in this column.</w:t>
      </w:r>
    </w:p>
  </w:footnote>
  <w:footnote w:id="15">
    <w:p w14:paraId="6F72255F" w14:textId="77777777" w:rsidR="008C1E45" w:rsidRPr="001A554A" w:rsidRDefault="008C1E45" w:rsidP="008C1E45">
      <w:pPr>
        <w:pStyle w:val="FootnoteText"/>
        <w:jc w:val="both"/>
        <w:rPr>
          <w:rFonts w:ascii="Arial" w:hAnsi="Arial" w:cs="Arial"/>
          <w:sz w:val="16"/>
          <w:szCs w:val="16"/>
        </w:rPr>
      </w:pPr>
      <w:r w:rsidRPr="001A554A">
        <w:rPr>
          <w:rStyle w:val="FootnoteReference"/>
          <w:rFonts w:ascii="Arial" w:hAnsi="Arial" w:cs="Arial"/>
          <w:sz w:val="16"/>
          <w:szCs w:val="16"/>
        </w:rPr>
        <w:footnoteRef/>
      </w:r>
      <w:r w:rsidRPr="001A554A">
        <w:rPr>
          <w:rFonts w:ascii="Arial" w:hAnsi="Arial" w:cs="Arial"/>
          <w:sz w:val="16"/>
          <w:szCs w:val="16"/>
        </w:rPr>
        <w:t xml:space="preserve"> If ESA Contract(s), please mention it including the respective ESA Contract Number. The IPR will then not be qualified as BIPR and will follow the regime of the respective Contract.</w:t>
      </w:r>
    </w:p>
  </w:footnote>
  <w:footnote w:id="16">
    <w:p w14:paraId="0910A89F" w14:textId="77777777" w:rsidR="008C1E45" w:rsidRPr="001A554A" w:rsidRDefault="008C1E45" w:rsidP="008C1E45">
      <w:pPr>
        <w:pStyle w:val="FootnoteText"/>
        <w:jc w:val="both"/>
        <w:rPr>
          <w:rFonts w:ascii="Arial" w:hAnsi="Arial" w:cs="Arial"/>
          <w:sz w:val="16"/>
          <w:szCs w:val="16"/>
        </w:rPr>
      </w:pPr>
      <w:r w:rsidRPr="001A554A">
        <w:rPr>
          <w:rStyle w:val="FootnoteReference"/>
          <w:rFonts w:ascii="Arial" w:hAnsi="Arial" w:cs="Arial"/>
          <w:sz w:val="16"/>
          <w:szCs w:val="16"/>
        </w:rPr>
        <w:footnoteRef/>
      </w:r>
      <w:r w:rsidRPr="001A554A">
        <w:rPr>
          <w:rFonts w:ascii="Arial" w:hAnsi="Arial" w:cs="Arial"/>
          <w:sz w:val="16"/>
          <w:szCs w:val="16"/>
        </w:rPr>
        <w:t xml:space="preserve"> For Third Party BIPR (not belonging to members of the consortium), please provide the type of licence – and name of the licence, if applicable – that the subject item is available under at the moment of writing the proposal (e.g. commercial, open source, etc.). If the BIPR belongs to a member of the consortium, it must be provided in line with the conditions of the draft Contract. Therefore, you must state N/A in this column.</w:t>
      </w:r>
    </w:p>
    <w:p w14:paraId="5F21A005" w14:textId="77777777" w:rsidR="008C1E45" w:rsidRPr="001A554A" w:rsidRDefault="008C1E45" w:rsidP="008C1E45">
      <w:pPr>
        <w:spacing w:line="240" w:lineRule="auto"/>
        <w:contextualSpacing/>
        <w:jc w:val="both"/>
        <w:rPr>
          <w:rFonts w:ascii="Arial" w:hAnsi="Arial" w:cs="Arial"/>
          <w:sz w:val="16"/>
          <w:szCs w:val="16"/>
        </w:rPr>
      </w:pPr>
      <w:r w:rsidRPr="001A554A">
        <w:rPr>
          <w:rFonts w:ascii="Arial" w:hAnsi="Arial" w:cs="Arial"/>
          <w:sz w:val="16"/>
          <w:szCs w:val="16"/>
          <w:vertAlign w:val="superscript"/>
        </w:rPr>
        <w:t xml:space="preserve">16 </w:t>
      </w:r>
      <w:r w:rsidRPr="001A554A">
        <w:rPr>
          <w:rFonts w:ascii="Arial" w:hAnsi="Arial" w:cs="Arial"/>
          <w:sz w:val="16"/>
          <w:szCs w:val="16"/>
        </w:rPr>
        <w:t>The description of the affected deliverables shall state the respective Doc ID and/or Item Identifier assigned in the Statement of Work (e.g. TN1, SW2, HW3, etc.). Comments shall describe in what manner does a BIPR item affect the use of each of the SoW-defined deliverable in the future, both technically (e.g. communication, inter-dependence, incorporation, etc.) and legally (e.g. under what conditions can ESA use the deliverable in the future. Note that any deviation from the draft contract conditions may lead to a significant down marking under the relevant criteria). If the IPR are not required to complete the Contract or if there is no effect on the use of the deliverables, the IPR will then not be qualified as BIPR.</w:t>
      </w:r>
    </w:p>
    <w:p w14:paraId="2804CBDD" w14:textId="77777777" w:rsidR="008C1E45" w:rsidRPr="001A554A" w:rsidRDefault="008C1E45" w:rsidP="008C1E45">
      <w:pPr>
        <w:spacing w:line="240" w:lineRule="auto"/>
        <w:contextualSpacing/>
        <w:jc w:val="both"/>
        <w:rPr>
          <w:rFonts w:ascii="Arial" w:hAnsi="Arial" w:cs="Arial"/>
          <w:b/>
          <w:color w:val="0000FF"/>
          <w:sz w:val="16"/>
          <w:szCs w:val="16"/>
          <w:u w:val="single"/>
        </w:rPr>
      </w:pPr>
      <w:r w:rsidRPr="001A554A">
        <w:rPr>
          <w:rFonts w:ascii="Arial" w:hAnsi="Arial" w:cs="Arial"/>
          <w:sz w:val="16"/>
          <w:szCs w:val="16"/>
          <w:vertAlign w:val="superscript"/>
        </w:rPr>
        <w:t xml:space="preserve">17 </w:t>
      </w:r>
      <w:r w:rsidRPr="001A554A">
        <w:rPr>
          <w:rFonts w:ascii="Arial" w:hAnsi="Arial" w:cs="Arial"/>
          <w:sz w:val="16"/>
          <w:szCs w:val="16"/>
        </w:rPr>
        <w:t>State when the BIPR item is incorporated as executable/object code or protected by a “black box” or obfuscated code. State when the BIPR item is incorporated as source code or design being made readily accessible.</w:t>
      </w:r>
    </w:p>
    <w:p w14:paraId="5B0DB447" w14:textId="77777777" w:rsidR="008C1E45" w:rsidRPr="002225A0" w:rsidRDefault="008C1E45" w:rsidP="008C1E45">
      <w:pPr>
        <w:pStyle w:val="FootnoteText"/>
        <w:rPr>
          <w:rFonts w:ascii="Arial" w:hAnsi="Arial" w:cs="Arial"/>
          <w:sz w:val="16"/>
          <w:szCs w:val="16"/>
        </w:rPr>
      </w:pPr>
    </w:p>
    <w:p w14:paraId="37C9DD36" w14:textId="77777777" w:rsidR="008C1E45" w:rsidRPr="002225A0" w:rsidRDefault="008C1E45" w:rsidP="008C1E45">
      <w:pPr>
        <w:pStyle w:val="FootnoteText"/>
        <w:rPr>
          <w:rFonts w:ascii="Arial" w:hAnsi="Arial" w:cs="Arial"/>
          <w:sz w:val="16"/>
          <w:szCs w:val="16"/>
        </w:rPr>
      </w:pPr>
    </w:p>
  </w:footnote>
  <w:footnote w:id="17">
    <w:p w14:paraId="56383D27" w14:textId="77777777" w:rsidR="008C1E45" w:rsidRPr="002225A0" w:rsidDel="003E1586" w:rsidRDefault="008C1E45" w:rsidP="008C1E45">
      <w:pPr>
        <w:pStyle w:val="FootnoteText"/>
        <w:rPr>
          <w:del w:id="137" w:author="Hendriline Hertzog" w:date="2024-11-01T16:14:00Z" w16du:dateUtc="2024-11-01T15:14:00Z"/>
          <w:rFonts w:ascii="Arial" w:hAnsi="Arial" w:cs="Arial"/>
          <w:sz w:val="16"/>
          <w:szCs w:val="16"/>
        </w:rPr>
      </w:pPr>
    </w:p>
  </w:footnote>
  <w:footnote w:id="18">
    <w:p w14:paraId="468EE785" w14:textId="77777777" w:rsidR="008C1E45" w:rsidRDefault="008C1E45" w:rsidP="008C1E45">
      <w:pPr>
        <w:pStyle w:val="FootnoteText"/>
      </w:pPr>
    </w:p>
  </w:footnote>
  <w:footnote w:id="19">
    <w:p w14:paraId="192C95E9" w14:textId="77777777" w:rsidR="00D92C6A" w:rsidRPr="00766A73" w:rsidRDefault="00D92C6A" w:rsidP="00D92C6A">
      <w:pPr>
        <w:pStyle w:val="FootnoteText"/>
        <w:ind w:left="426" w:hanging="426"/>
        <w:contextualSpacing/>
        <w:jc w:val="both"/>
        <w:rPr>
          <w:rFonts w:ascii="Arial" w:hAnsi="Arial" w:cs="Arial"/>
          <w:sz w:val="16"/>
          <w:szCs w:val="16"/>
          <w:highlight w:val="cyan"/>
        </w:rPr>
      </w:pPr>
      <w:r w:rsidRPr="00766A73">
        <w:rPr>
          <w:rStyle w:val="FootnoteReference"/>
          <w:rFonts w:ascii="Arial" w:hAnsi="Arial" w:cs="Arial"/>
          <w:sz w:val="16"/>
          <w:szCs w:val="16"/>
        </w:rPr>
        <w:footnoteRef/>
      </w:r>
      <w:r w:rsidRPr="00766A73">
        <w:rPr>
          <w:rFonts w:ascii="Arial" w:hAnsi="Arial" w:cs="Arial"/>
          <w:sz w:val="16"/>
          <w:szCs w:val="16"/>
        </w:rPr>
        <w:t xml:space="preserve"> Specify here the type of business entity to which the company belongs (e.g. Limited Company, Société Anonyme, AG</w:t>
      </w:r>
      <w:r>
        <w:rPr>
          <w:rFonts w:ascii="Arial" w:hAnsi="Arial" w:cs="Arial"/>
          <w:sz w:val="16"/>
          <w:szCs w:val="16"/>
        </w:rPr>
        <w:t>,</w:t>
      </w:r>
      <w:r w:rsidRPr="00766A73">
        <w:rPr>
          <w:rFonts w:ascii="Arial" w:hAnsi="Arial" w:cs="Arial"/>
          <w:sz w:val="16"/>
          <w:szCs w:val="16"/>
        </w:rPr>
        <w:t xml:space="preserve"> etc.).</w:t>
      </w:r>
    </w:p>
  </w:footnote>
  <w:footnote w:id="20">
    <w:p w14:paraId="5E7FC856" w14:textId="77777777" w:rsidR="00D92C6A" w:rsidRPr="00766A73" w:rsidRDefault="00D92C6A" w:rsidP="00D92C6A">
      <w:pPr>
        <w:pStyle w:val="FootnoteText"/>
        <w:ind w:left="426" w:hanging="426"/>
        <w:contextualSpacing/>
        <w:jc w:val="both"/>
        <w:rPr>
          <w:rFonts w:ascii="Arial" w:hAnsi="Arial" w:cs="Arial"/>
          <w:sz w:val="16"/>
          <w:szCs w:val="16"/>
        </w:rPr>
      </w:pPr>
      <w:r w:rsidRPr="00766A73">
        <w:rPr>
          <w:rStyle w:val="FootnoteReference"/>
          <w:rFonts w:ascii="Arial" w:hAnsi="Arial" w:cs="Arial"/>
          <w:sz w:val="16"/>
          <w:szCs w:val="16"/>
        </w:rPr>
        <w:footnoteRef/>
      </w:r>
      <w:r w:rsidRPr="00766A73">
        <w:rPr>
          <w:rFonts w:ascii="Arial" w:hAnsi="Arial" w:cs="Arial"/>
          <w:sz w:val="16"/>
          <w:szCs w:val="16"/>
        </w:rPr>
        <w:t xml:space="preserve"> According to registration with the Agency.</w:t>
      </w:r>
    </w:p>
  </w:footnote>
  <w:footnote w:id="21">
    <w:p w14:paraId="67356A06" w14:textId="77777777" w:rsidR="00D92C6A" w:rsidRPr="00D12A6D" w:rsidRDefault="00D92C6A" w:rsidP="00D92C6A">
      <w:pPr>
        <w:pStyle w:val="FootnoteText"/>
        <w:ind w:left="426" w:hanging="426"/>
        <w:contextualSpacing/>
        <w:jc w:val="both"/>
        <w:rPr>
          <w:rFonts w:ascii="Arial" w:hAnsi="Arial" w:cs="Arial"/>
          <w:sz w:val="16"/>
          <w:szCs w:val="16"/>
        </w:rPr>
      </w:pPr>
      <w:r w:rsidRPr="00766A73">
        <w:rPr>
          <w:rStyle w:val="FootnoteReference"/>
          <w:rFonts w:ascii="Arial" w:hAnsi="Arial" w:cs="Arial"/>
          <w:sz w:val="16"/>
          <w:szCs w:val="16"/>
        </w:rPr>
        <w:footnoteRef/>
      </w:r>
      <w:r w:rsidRPr="00766A73">
        <w:rPr>
          <w:rFonts w:ascii="Arial" w:hAnsi="Arial" w:cs="Arial"/>
          <w:sz w:val="16"/>
          <w:szCs w:val="16"/>
        </w:rPr>
        <w:t xml:space="preserve"> The ESA Entity Code corresponds to the esa-p Vendor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6027" w14:textId="37F675A6" w:rsidR="00C366AD" w:rsidRPr="00090572" w:rsidRDefault="00D62160" w:rsidP="006E5DBF">
    <w:pPr>
      <w:pStyle w:val="CoverRefText"/>
      <w:rPr>
        <w:rFonts w:ascii="Arial" w:hAnsi="Arial"/>
        <w:noProof/>
        <w:sz w:val="20"/>
      </w:rPr>
    </w:pPr>
    <w:sdt>
      <w:sdtPr>
        <w:rPr>
          <w:rFonts w:ascii="Arial" w:hAnsi="Arial"/>
          <w:noProof/>
          <w:sz w:val="20"/>
        </w:rPr>
        <w:alias w:val="Classification"/>
        <w:tag w:val="Classification"/>
        <w:id w:val="-2822623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E049B5" w:rsidRPr="00090572">
          <w:rPr>
            <w:rFonts w:ascii="Arial" w:hAnsi="Arial"/>
            <w:noProof/>
            <w:sz w:val="20"/>
          </w:rPr>
          <w:t>ESA UNCLASSIFIED - Limited Distribution</w:t>
        </w:r>
      </w:sdtContent>
    </w:sdt>
    <w:r w:rsidR="002A7B03" w:rsidRPr="00090572">
      <w:rPr>
        <w:rFonts w:ascii="Arial" w:hAnsi="Arial"/>
        <w:noProof/>
        <w:sz w:val="20"/>
      </w:rPr>
      <w:t xml:space="preserve"> </w:t>
    </w:r>
    <w:sdt>
      <w:sdtPr>
        <w:rPr>
          <w:rFonts w:ascii="Arial" w:hAnsi="Arial"/>
          <w:noProof/>
          <w:sz w:val="20"/>
        </w:rPr>
        <w:alias w:val="CaveatSeparator"/>
        <w:tag w:val="CaveatSeparator"/>
        <w:id w:val="-250973931"/>
      </w:sdtPr>
      <w:sdtEndPr/>
      <w:sdtContent>
        <w:r w:rsidR="0085700E" w:rsidRPr="00090572">
          <w:rPr>
            <w:rFonts w:ascii="Arial" w:hAnsi="Arial"/>
            <w:noProof/>
            <w:sz w:val="20"/>
          </w:rPr>
          <w:t xml:space="preserve"> </w:t>
        </w:r>
      </w:sdtContent>
    </w:sdt>
    <w:r w:rsidR="002A7B03" w:rsidRPr="00090572">
      <w:rPr>
        <w:rFonts w:ascii="Arial" w:hAnsi="Arial"/>
        <w:noProof/>
        <w:sz w:val="20"/>
      </w:rPr>
      <w:t xml:space="preserve"> </w:t>
    </w:r>
    <w:sdt>
      <w:sdtPr>
        <w:rPr>
          <w:rFonts w:ascii="Arial" w:hAnsi="Arial"/>
          <w:noProof/>
          <w:sz w:val="20"/>
        </w:rPr>
        <w:alias w:val="Classification Caveat"/>
        <w:tag w:val="Classification_x0020_Caveat"/>
        <w:id w:val="-147960120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sidRPr="00090572">
          <w:rPr>
            <w:rFonts w:ascii="Arial" w:hAnsi="Arial"/>
            <w:noProof/>
            <w:sz w:val="20"/>
          </w:rPr>
          <w:t>​</w:t>
        </w:r>
      </w:sdtContent>
    </w:sdt>
    <w:r w:rsidR="006E5DBF" w:rsidRPr="00090572">
      <w:rPr>
        <w:rFonts w:ascii="Arial" w:hAnsi="Arial"/>
        <w:noProof/>
        <w:sz w:val="20"/>
        <w:lang w:eastAsia="en-GB"/>
      </w:rPr>
      <w:drawing>
        <wp:anchor distT="0" distB="0" distL="114300" distR="114300" simplePos="0" relativeHeight="251658243" behindDoc="0" locked="0" layoutInCell="1" allowOverlap="1" wp14:anchorId="7D4B5E56" wp14:editId="0CBF8754">
          <wp:simplePos x="0" y="0"/>
          <wp:positionH relativeFrom="margin">
            <wp:align>right</wp:align>
          </wp:positionH>
          <wp:positionV relativeFrom="paragraph">
            <wp:posOffset>-296744</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D5255" w:rsidRPr="00090572">
      <w:rPr>
        <w:rFonts w:ascii="Arial" w:hAnsi="Arial"/>
        <w:noProof/>
        <w:sz w:val="20"/>
      </w:rPr>
      <w:t xml:space="preserve"> </w:t>
    </w:r>
  </w:p>
  <w:p w14:paraId="215D6837" w14:textId="77777777" w:rsidR="0084262D" w:rsidRDefault="0084262D" w:rsidP="006E5DBF">
    <w:pPr>
      <w:pStyle w:val="CoverRefText"/>
      <w:rPr>
        <w:noProof/>
        <w:sz w:val="16"/>
        <w:szCs w:val="16"/>
      </w:rPr>
    </w:pPr>
  </w:p>
  <w:p w14:paraId="1D9D53B9" w14:textId="77777777" w:rsidR="006A033C" w:rsidRPr="00090572" w:rsidRDefault="006A033C" w:rsidP="006A033C">
    <w:pPr>
      <w:pStyle w:val="CoverRefText"/>
      <w:spacing w:line="240" w:lineRule="auto"/>
      <w:jc w:val="right"/>
      <w:rPr>
        <w:rFonts w:ascii="Arial" w:hAnsi="Arial"/>
        <w:sz w:val="20"/>
      </w:rPr>
    </w:pPr>
    <w:r w:rsidRPr="00090572">
      <w:rPr>
        <w:rFonts w:ascii="Arial" w:hAnsi="Arial"/>
        <w:sz w:val="20"/>
      </w:rPr>
      <w:t>Appendix 3 to</w:t>
    </w:r>
  </w:p>
  <w:p w14:paraId="37A1A751" w14:textId="071783A8" w:rsidR="006A033C" w:rsidRPr="00090572" w:rsidRDefault="006A033C" w:rsidP="006A033C">
    <w:pPr>
      <w:pStyle w:val="CoverRefText"/>
      <w:spacing w:line="240" w:lineRule="auto"/>
      <w:jc w:val="right"/>
      <w:rPr>
        <w:rFonts w:ascii="Arial" w:hAnsi="Arial"/>
        <w:sz w:val="20"/>
      </w:rPr>
    </w:pPr>
    <w:r w:rsidRPr="00090572">
      <w:rPr>
        <w:rFonts w:ascii="Arial" w:hAnsi="Arial"/>
        <w:sz w:val="20"/>
      </w:rPr>
      <w:t>ESA AO/1-xxxxx/xx/XX/XXX/xxx</w:t>
    </w:r>
  </w:p>
  <w:p w14:paraId="4F9C905D" w14:textId="77777777" w:rsidR="006A033C" w:rsidRPr="00090572" w:rsidRDefault="006A033C" w:rsidP="006A033C">
    <w:pPr>
      <w:pStyle w:val="CoverRefText"/>
      <w:spacing w:line="240" w:lineRule="auto"/>
      <w:jc w:val="right"/>
      <w:rPr>
        <w:rFonts w:ascii="Arial" w:hAnsi="Arial"/>
        <w:sz w:val="20"/>
      </w:rPr>
    </w:pPr>
    <w:r w:rsidRPr="00090572">
      <w:rPr>
        <w:rFonts w:ascii="Arial" w:hAnsi="Arial"/>
        <w:sz w:val="20"/>
      </w:rPr>
      <w:t>ESA AO/2-xxxxx/xx/XX/XXX/xxx</w:t>
    </w:r>
  </w:p>
  <w:p w14:paraId="445B13A1" w14:textId="77777777" w:rsidR="006A033C" w:rsidRPr="00581CD3" w:rsidRDefault="006A033C" w:rsidP="006A033C">
    <w:pPr>
      <w:pStyle w:val="CoverRefText"/>
      <w:spacing w:line="240" w:lineRule="auto"/>
      <w:jc w:val="right"/>
      <w:rPr>
        <w:rFonts w:ascii="Arial" w:hAnsi="Arial"/>
        <w:sz w:val="20"/>
        <w:lang w:val="fr-FR"/>
      </w:rPr>
    </w:pPr>
    <w:r w:rsidRPr="00581CD3">
      <w:rPr>
        <w:rFonts w:ascii="Arial" w:hAnsi="Arial"/>
        <w:sz w:val="20"/>
        <w:lang w:val="fr-FR"/>
      </w:rPr>
      <w:t>ESA RFQ/3-xxxxx/xx/XX/XXX/xxx</w:t>
    </w:r>
  </w:p>
  <w:p w14:paraId="660FC806" w14:textId="77777777" w:rsidR="00C366AD" w:rsidRPr="00581CD3" w:rsidRDefault="00C366AD" w:rsidP="006E5DBF">
    <w:pPr>
      <w:pStyle w:val="CoverRefTex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4571" w14:textId="77777777" w:rsidR="00545EA4" w:rsidRDefault="00D62160" w:rsidP="00227800">
    <w:pPr>
      <w:pStyle w:val="CoverRefText"/>
      <w:rPr>
        <w:noProof/>
        <w:sz w:val="16"/>
        <w:szCs w:val="16"/>
      </w:rPr>
    </w:pPr>
    <w:sdt>
      <w:sdtPr>
        <w:rPr>
          <w:noProof/>
          <w:sz w:val="16"/>
          <w:szCs w:val="16"/>
        </w:rPr>
        <w:alias w:val="Classification"/>
        <w:tag w:val="Classification"/>
        <w:id w:val="-206185730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1D77A8">
          <w:rPr>
            <w:noProof/>
            <w:sz w:val="16"/>
            <w:szCs w:val="16"/>
          </w:rPr>
          <w:t>ESA UNCLASSIFIED – Limited Distribution</w:t>
        </w:r>
      </w:sdtContent>
    </w:sdt>
    <w:r w:rsidR="007367B2" w:rsidRPr="002A7B03">
      <w:rPr>
        <w:noProof/>
        <w:sz w:val="16"/>
        <w:szCs w:val="16"/>
      </w:rPr>
      <w:t xml:space="preserve"> </w:t>
    </w:r>
    <w:sdt>
      <w:sdtPr>
        <w:rPr>
          <w:noProof/>
          <w:sz w:val="16"/>
          <w:szCs w:val="16"/>
        </w:rPr>
        <w:alias w:val="sep"/>
        <w:tag w:val="sep"/>
        <w:id w:val="-1110812583"/>
      </w:sdtPr>
      <w:sdtEndPr/>
      <w:sdtContent>
        <w:r w:rsidR="0085700E">
          <w:rPr>
            <w:noProof/>
            <w:sz w:val="16"/>
            <w:szCs w:val="16"/>
          </w:rPr>
          <w:t xml:space="preserve"> </w:t>
        </w:r>
      </w:sdtContent>
    </w:sdt>
    <w:r w:rsidR="007367B2" w:rsidRPr="002A7B03">
      <w:rPr>
        <w:noProof/>
        <w:sz w:val="16"/>
        <w:szCs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Pr>
            <w:noProof/>
            <w:sz w:val="16"/>
            <w:szCs w:val="16"/>
          </w:rPr>
          <w:t>​</w:t>
        </w:r>
      </w:sdtContent>
    </w:sdt>
  </w:p>
  <w:p w14:paraId="0EB92BA7" w14:textId="7F856AAB" w:rsidR="00545EA4" w:rsidRDefault="00545EA4" w:rsidP="00227800">
    <w:pPr>
      <w:pStyle w:val="CoverRefText"/>
      <w:rPr>
        <w:noProof/>
        <w:sz w:val="16"/>
        <w:szCs w:val="16"/>
      </w:rPr>
    </w:pPr>
    <w:r w:rsidRPr="002A7B03">
      <w:rPr>
        <w:noProof/>
        <w:sz w:val="16"/>
        <w:szCs w:val="16"/>
        <w:lang w:eastAsia="en-GB"/>
      </w:rPr>
      <w:drawing>
        <wp:anchor distT="0" distB="0" distL="114300" distR="114300" simplePos="0" relativeHeight="251658240" behindDoc="0" locked="0" layoutInCell="1" allowOverlap="1" wp14:anchorId="447F5645" wp14:editId="435B95D6">
          <wp:simplePos x="0" y="0"/>
          <wp:positionH relativeFrom="column">
            <wp:posOffset>4898675</wp:posOffset>
          </wp:positionH>
          <wp:positionV relativeFrom="paragraph">
            <wp:posOffset>-474278</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4D6FDBB3" w14:textId="6F664E75" w:rsidR="00545EA4" w:rsidRPr="006C52B2" w:rsidRDefault="00545EA4" w:rsidP="00545EA4">
    <w:pPr>
      <w:pStyle w:val="Header"/>
      <w:tabs>
        <w:tab w:val="right" w:pos="8505"/>
      </w:tabs>
      <w:jc w:val="right"/>
      <w:rPr>
        <w:rFonts w:ascii="Arial" w:hAnsi="Arial" w:cs="Arial"/>
        <w:color w:val="000000"/>
        <w:sz w:val="16"/>
        <w:szCs w:val="16"/>
        <w:lang w:val="it-IT"/>
      </w:rPr>
    </w:pPr>
    <w:r w:rsidRPr="006C52B2">
      <w:rPr>
        <w:rFonts w:ascii="Arial" w:hAnsi="Arial" w:cs="Arial"/>
        <w:color w:val="000000"/>
        <w:sz w:val="16"/>
        <w:szCs w:val="16"/>
        <w:lang w:val="it-IT"/>
      </w:rPr>
      <w:t>Appendix 3 to</w:t>
    </w:r>
  </w:p>
  <w:p w14:paraId="574C37AB" w14:textId="77777777" w:rsidR="00545EA4" w:rsidRPr="006C52B2" w:rsidRDefault="00545EA4" w:rsidP="00545EA4">
    <w:pPr>
      <w:pStyle w:val="Header"/>
      <w:tabs>
        <w:tab w:val="right" w:pos="8505"/>
      </w:tabs>
      <w:jc w:val="right"/>
      <w:rPr>
        <w:rFonts w:ascii="Arial" w:hAnsi="Arial" w:cs="Arial"/>
        <w:color w:val="000000"/>
        <w:sz w:val="16"/>
        <w:szCs w:val="16"/>
        <w:lang w:val="it-IT"/>
      </w:rPr>
    </w:pPr>
    <w:r w:rsidRPr="006C52B2">
      <w:rPr>
        <w:rFonts w:ascii="Arial" w:hAnsi="Arial" w:cs="Arial"/>
        <w:color w:val="000000"/>
        <w:sz w:val="16"/>
        <w:szCs w:val="16"/>
        <w:lang w:val="it-IT"/>
      </w:rPr>
      <w:t>ESA AO/1-xxxxx/xx/XX/XXX/xxx</w:t>
    </w:r>
  </w:p>
  <w:p w14:paraId="22008C91" w14:textId="77777777" w:rsidR="00545EA4" w:rsidRPr="006C52B2" w:rsidRDefault="00545EA4" w:rsidP="00545EA4">
    <w:pPr>
      <w:pStyle w:val="Header"/>
      <w:tabs>
        <w:tab w:val="right" w:pos="8505"/>
      </w:tabs>
      <w:jc w:val="right"/>
      <w:rPr>
        <w:rFonts w:ascii="Arial" w:hAnsi="Arial" w:cs="Arial"/>
        <w:color w:val="000000"/>
        <w:sz w:val="16"/>
        <w:szCs w:val="16"/>
        <w:lang w:val="it-IT"/>
      </w:rPr>
    </w:pPr>
    <w:r w:rsidRPr="006C52B2">
      <w:rPr>
        <w:rFonts w:ascii="Arial" w:hAnsi="Arial" w:cs="Arial"/>
        <w:color w:val="000000"/>
        <w:sz w:val="16"/>
        <w:szCs w:val="16"/>
        <w:lang w:val="it-IT"/>
      </w:rPr>
      <w:t>ESA AO/2-xxxxx/xx/XX/XXX/xxx</w:t>
    </w:r>
  </w:p>
  <w:p w14:paraId="591FAAA3" w14:textId="75FCD507" w:rsidR="007332AE" w:rsidRPr="00581CD3" w:rsidRDefault="007332AE" w:rsidP="00227800">
    <w:pPr>
      <w:pStyle w:val="CoverRefText"/>
      <w:rPr>
        <w:sz w:val="16"/>
        <w:szCs w:val="16"/>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5E"/>
    <w:multiLevelType w:val="hybridMultilevel"/>
    <w:tmpl w:val="AD28863C"/>
    <w:lvl w:ilvl="0" w:tplc="5BA2D676">
      <w:numFmt w:val="bullet"/>
      <w:lvlText w:val="-"/>
      <w:lvlJc w:val="left"/>
      <w:pPr>
        <w:ind w:left="3555" w:hanging="360"/>
      </w:pPr>
      <w:rPr>
        <w:rFonts w:ascii="Calibri" w:eastAsiaTheme="minorHAnsi" w:hAnsi="Calibri" w:cstheme="minorBidi" w:hint="default"/>
      </w:rPr>
    </w:lvl>
    <w:lvl w:ilvl="1" w:tplc="08090003" w:tentative="1">
      <w:start w:val="1"/>
      <w:numFmt w:val="bullet"/>
      <w:lvlText w:val="o"/>
      <w:lvlJc w:val="left"/>
      <w:pPr>
        <w:ind w:left="4275" w:hanging="360"/>
      </w:pPr>
      <w:rPr>
        <w:rFonts w:ascii="Courier New" w:hAnsi="Courier New" w:cs="Courier New" w:hint="default"/>
      </w:rPr>
    </w:lvl>
    <w:lvl w:ilvl="2" w:tplc="08090005" w:tentative="1">
      <w:start w:val="1"/>
      <w:numFmt w:val="bullet"/>
      <w:lvlText w:val=""/>
      <w:lvlJc w:val="left"/>
      <w:pPr>
        <w:ind w:left="4995" w:hanging="360"/>
      </w:pPr>
      <w:rPr>
        <w:rFonts w:ascii="Wingdings" w:hAnsi="Wingdings" w:hint="default"/>
      </w:rPr>
    </w:lvl>
    <w:lvl w:ilvl="3" w:tplc="08090001" w:tentative="1">
      <w:start w:val="1"/>
      <w:numFmt w:val="bullet"/>
      <w:lvlText w:val=""/>
      <w:lvlJc w:val="left"/>
      <w:pPr>
        <w:ind w:left="5715" w:hanging="360"/>
      </w:pPr>
      <w:rPr>
        <w:rFonts w:ascii="Symbol" w:hAnsi="Symbol" w:hint="default"/>
      </w:rPr>
    </w:lvl>
    <w:lvl w:ilvl="4" w:tplc="08090003" w:tentative="1">
      <w:start w:val="1"/>
      <w:numFmt w:val="bullet"/>
      <w:lvlText w:val="o"/>
      <w:lvlJc w:val="left"/>
      <w:pPr>
        <w:ind w:left="6435" w:hanging="360"/>
      </w:pPr>
      <w:rPr>
        <w:rFonts w:ascii="Courier New" w:hAnsi="Courier New" w:cs="Courier New" w:hint="default"/>
      </w:rPr>
    </w:lvl>
    <w:lvl w:ilvl="5" w:tplc="08090005" w:tentative="1">
      <w:start w:val="1"/>
      <w:numFmt w:val="bullet"/>
      <w:lvlText w:val=""/>
      <w:lvlJc w:val="left"/>
      <w:pPr>
        <w:ind w:left="7155" w:hanging="360"/>
      </w:pPr>
      <w:rPr>
        <w:rFonts w:ascii="Wingdings" w:hAnsi="Wingdings" w:hint="default"/>
      </w:rPr>
    </w:lvl>
    <w:lvl w:ilvl="6" w:tplc="08090001" w:tentative="1">
      <w:start w:val="1"/>
      <w:numFmt w:val="bullet"/>
      <w:lvlText w:val=""/>
      <w:lvlJc w:val="left"/>
      <w:pPr>
        <w:ind w:left="7875" w:hanging="360"/>
      </w:pPr>
      <w:rPr>
        <w:rFonts w:ascii="Symbol" w:hAnsi="Symbol" w:hint="default"/>
      </w:rPr>
    </w:lvl>
    <w:lvl w:ilvl="7" w:tplc="08090003" w:tentative="1">
      <w:start w:val="1"/>
      <w:numFmt w:val="bullet"/>
      <w:lvlText w:val="o"/>
      <w:lvlJc w:val="left"/>
      <w:pPr>
        <w:ind w:left="8595" w:hanging="360"/>
      </w:pPr>
      <w:rPr>
        <w:rFonts w:ascii="Courier New" w:hAnsi="Courier New" w:cs="Courier New" w:hint="default"/>
      </w:rPr>
    </w:lvl>
    <w:lvl w:ilvl="8" w:tplc="08090005" w:tentative="1">
      <w:start w:val="1"/>
      <w:numFmt w:val="bullet"/>
      <w:lvlText w:val=""/>
      <w:lvlJc w:val="left"/>
      <w:pPr>
        <w:ind w:left="9315" w:hanging="360"/>
      </w:pPr>
      <w:rPr>
        <w:rFonts w:ascii="Wingdings" w:hAnsi="Wingdings" w:hint="default"/>
      </w:rPr>
    </w:lvl>
  </w:abstractNum>
  <w:abstractNum w:abstractNumId="1" w15:restartNumberingAfterBreak="0">
    <w:nsid w:val="06EF3E88"/>
    <w:multiLevelType w:val="hybridMultilevel"/>
    <w:tmpl w:val="F0B2A5BE"/>
    <w:lvl w:ilvl="0" w:tplc="5BA2D676">
      <w:numFmt w:val="bullet"/>
      <w:lvlText w:val="-"/>
      <w:lvlJc w:val="left"/>
      <w:pPr>
        <w:ind w:left="720" w:hanging="360"/>
      </w:pPr>
      <w:rPr>
        <w:rFonts w:ascii="Calibri" w:eastAsiaTheme="minorHAnsi" w:hAnsi="Calibri" w:cstheme="minorBidi" w:hint="default"/>
      </w:rPr>
    </w:lvl>
    <w:lvl w:ilvl="1" w:tplc="E51C058C">
      <w:start w:val="4"/>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60633"/>
    <w:multiLevelType w:val="hybridMultilevel"/>
    <w:tmpl w:val="2100724C"/>
    <w:lvl w:ilvl="0" w:tplc="E28C9CB4">
      <w:numFmt w:val="bullet"/>
      <w:lvlText w:val="-"/>
      <w:lvlJc w:val="left"/>
      <w:pPr>
        <w:ind w:left="1146" w:hanging="360"/>
      </w:pPr>
      <w:rPr>
        <w:rFonts w:ascii="Calibri" w:eastAsiaTheme="minorHAnsi" w:hAnsi="Calibri" w:cstheme="minorBidi"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CD86D22"/>
    <w:multiLevelType w:val="hybridMultilevel"/>
    <w:tmpl w:val="0CF0B7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03EBF"/>
    <w:multiLevelType w:val="hybridMultilevel"/>
    <w:tmpl w:val="B350A6F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2481231"/>
    <w:multiLevelType w:val="hybridMultilevel"/>
    <w:tmpl w:val="05A01100"/>
    <w:lvl w:ilvl="0" w:tplc="E28C9CB4">
      <w:numFmt w:val="bullet"/>
      <w:lvlText w:val="-"/>
      <w:lvlJc w:val="left"/>
      <w:pPr>
        <w:ind w:left="1287" w:hanging="360"/>
      </w:pPr>
      <w:rPr>
        <w:rFonts w:ascii="Calibri" w:eastAsiaTheme="minorHAnsi" w:hAnsi="Calibri" w:cstheme="minorBid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A001965"/>
    <w:multiLevelType w:val="multilevel"/>
    <w:tmpl w:val="D8606CDC"/>
    <w:lvl w:ilvl="0">
      <w:start w:val="1"/>
      <w:numFmt w:val="decimal"/>
      <w:lvlText w:val="%1."/>
      <w:lvlJc w:val="left"/>
      <w:pPr>
        <w:ind w:left="468" w:hanging="468"/>
      </w:pPr>
      <w:rPr>
        <w:rFonts w:hint="default"/>
        <w:u w:val="none"/>
      </w:rPr>
    </w:lvl>
    <w:lvl w:ilvl="1">
      <w:start w:val="1"/>
      <w:numFmt w:val="decimal"/>
      <w:lvlText w:val="%1.%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1E8C0D70"/>
    <w:multiLevelType w:val="hybridMultilevel"/>
    <w:tmpl w:val="6240A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3192D06"/>
    <w:multiLevelType w:val="hybridMultilevel"/>
    <w:tmpl w:val="D81E8960"/>
    <w:lvl w:ilvl="0" w:tplc="E28C9CB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C5D1B"/>
    <w:multiLevelType w:val="multilevel"/>
    <w:tmpl w:val="0D42F786"/>
    <w:lvl w:ilvl="0">
      <w:start w:val="1"/>
      <w:numFmt w:val="upperRoman"/>
      <w:lvlText w:val="%1."/>
      <w:lvlJc w:val="right"/>
      <w:pPr>
        <w:ind w:left="720" w:hanging="360"/>
      </w:pPr>
      <w:rPr>
        <w:b w:val="0"/>
        <w:bCs w:val="0"/>
      </w:rPr>
    </w:lvl>
    <w:lvl w:ilvl="1">
      <w:start w:val="6"/>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296128B8"/>
    <w:multiLevelType w:val="hybridMultilevel"/>
    <w:tmpl w:val="B8A2B6D4"/>
    <w:lvl w:ilvl="0" w:tplc="31748A82">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B6241D"/>
    <w:multiLevelType w:val="hybridMultilevel"/>
    <w:tmpl w:val="9058264E"/>
    <w:lvl w:ilvl="0" w:tplc="D736F35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4"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5" w15:restartNumberingAfterBreak="0">
    <w:nsid w:val="34A72F29"/>
    <w:multiLevelType w:val="hybridMultilevel"/>
    <w:tmpl w:val="00504F80"/>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201B14"/>
    <w:multiLevelType w:val="hybridMultilevel"/>
    <w:tmpl w:val="FA74D7D6"/>
    <w:lvl w:ilvl="0" w:tplc="0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8351341"/>
    <w:multiLevelType w:val="hybridMultilevel"/>
    <w:tmpl w:val="AA5E8D5C"/>
    <w:lvl w:ilvl="0" w:tplc="E28C9CB4">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39A07BA7"/>
    <w:multiLevelType w:val="multilevel"/>
    <w:tmpl w:val="1A0246F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A5A5339"/>
    <w:multiLevelType w:val="hybridMultilevel"/>
    <w:tmpl w:val="674EAEDC"/>
    <w:lvl w:ilvl="0" w:tplc="5BA2D676">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840BBB"/>
    <w:multiLevelType w:val="hybridMultilevel"/>
    <w:tmpl w:val="47922D0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861ECD"/>
    <w:multiLevelType w:val="hybridMultilevel"/>
    <w:tmpl w:val="F230CD54"/>
    <w:lvl w:ilvl="0" w:tplc="186E77A8">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D231A5"/>
    <w:multiLevelType w:val="hybridMultilevel"/>
    <w:tmpl w:val="5986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13E76EF"/>
    <w:multiLevelType w:val="hybridMultilevel"/>
    <w:tmpl w:val="218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05B17"/>
    <w:multiLevelType w:val="hybridMultilevel"/>
    <w:tmpl w:val="9BD83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D2590"/>
    <w:multiLevelType w:val="multilevel"/>
    <w:tmpl w:val="B9B6F9AC"/>
    <w:lvl w:ilvl="0">
      <w:start w:val="1"/>
      <w:numFmt w:val="decimal"/>
      <w:lvlText w:val="%1."/>
      <w:lvlJc w:val="left"/>
      <w:pPr>
        <w:ind w:left="570" w:hanging="570"/>
      </w:pPr>
      <w:rPr>
        <w:rFonts w:hint="default"/>
      </w:rPr>
    </w:lvl>
    <w:lvl w:ilvl="1">
      <w:start w:val="5"/>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8F56CCF"/>
    <w:multiLevelType w:val="hybridMultilevel"/>
    <w:tmpl w:val="3E5E18EA"/>
    <w:lvl w:ilvl="0" w:tplc="CCAEA894">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1150E"/>
    <w:multiLevelType w:val="multilevel"/>
    <w:tmpl w:val="620261AC"/>
    <w:lvl w:ilvl="0">
      <w:start w:val="3"/>
      <w:numFmt w:val="decimal"/>
      <w:lvlText w:val="%1."/>
      <w:lvlJc w:val="left"/>
      <w:pPr>
        <w:ind w:left="408" w:hanging="408"/>
      </w:pPr>
      <w:rPr>
        <w:rFonts w:hint="default"/>
      </w:rPr>
    </w:lvl>
    <w:lvl w:ilvl="1">
      <w:start w:val="3"/>
      <w:numFmt w:val="decimal"/>
      <w:lvlText w:val="%2."/>
      <w:lvlJc w:val="left"/>
      <w:pPr>
        <w:ind w:left="360" w:hanging="360"/>
      </w:pPr>
      <w:rPr>
        <w:rFonts w:hint="default"/>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189146C"/>
    <w:multiLevelType w:val="hybridMultilevel"/>
    <w:tmpl w:val="3D28AA7C"/>
    <w:lvl w:ilvl="0" w:tplc="5BA2D676">
      <w:numFmt w:val="bullet"/>
      <w:lvlText w:val="-"/>
      <w:lvlJc w:val="left"/>
      <w:pPr>
        <w:ind w:left="1004" w:hanging="360"/>
      </w:pPr>
      <w:rPr>
        <w:rFonts w:ascii="Calibri" w:eastAsiaTheme="minorHAnsi" w:hAnsi="Calibri" w:cstheme="minorBid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73B1425"/>
    <w:multiLevelType w:val="hybridMultilevel"/>
    <w:tmpl w:val="F5EC19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BF1621"/>
    <w:multiLevelType w:val="hybridMultilevel"/>
    <w:tmpl w:val="63A413BA"/>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8D3690"/>
    <w:multiLevelType w:val="hybridMultilevel"/>
    <w:tmpl w:val="CFA21872"/>
    <w:lvl w:ilvl="0" w:tplc="31748A82">
      <w:start w:val="3"/>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1620C95"/>
    <w:multiLevelType w:val="multilevel"/>
    <w:tmpl w:val="C08C489A"/>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26C5FF8"/>
    <w:multiLevelType w:val="hybridMultilevel"/>
    <w:tmpl w:val="F9DE7A62"/>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152AAE"/>
    <w:multiLevelType w:val="multilevel"/>
    <w:tmpl w:val="99E0CE9C"/>
    <w:lvl w:ilvl="0">
      <w:start w:val="1"/>
      <w:numFmt w:val="decimal"/>
      <w:lvlText w:val="%1."/>
      <w:lvlJc w:val="left"/>
      <w:pPr>
        <w:ind w:left="468" w:hanging="468"/>
      </w:pPr>
      <w:rPr>
        <w:rFonts w:hint="default"/>
        <w:u w:val="none"/>
      </w:rPr>
    </w:lvl>
    <w:lvl w:ilvl="1">
      <w:start w:val="1"/>
      <w:numFmt w:val="decimal"/>
      <w:lvlText w:val="2.%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8" w15:restartNumberingAfterBreak="0">
    <w:nsid w:val="750518CC"/>
    <w:multiLevelType w:val="multilevel"/>
    <w:tmpl w:val="0B40195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AAC6AC8"/>
    <w:multiLevelType w:val="hybridMultilevel"/>
    <w:tmpl w:val="C7269E86"/>
    <w:lvl w:ilvl="0" w:tplc="0809000F">
      <w:start w:val="1"/>
      <w:numFmt w:val="decimal"/>
      <w:lvlText w:val="%1."/>
      <w:lvlJc w:val="left"/>
      <w:pPr>
        <w:tabs>
          <w:tab w:val="num" w:pos="644"/>
        </w:tabs>
        <w:ind w:left="644"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7BF954A0"/>
    <w:multiLevelType w:val="hybridMultilevel"/>
    <w:tmpl w:val="2A568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90019">
    <w:abstractNumId w:val="13"/>
  </w:num>
  <w:num w:numId="2" w16cid:durableId="1775439107">
    <w:abstractNumId w:val="23"/>
  </w:num>
  <w:num w:numId="3" w16cid:durableId="1094478877">
    <w:abstractNumId w:val="14"/>
  </w:num>
  <w:num w:numId="4" w16cid:durableId="2001998250">
    <w:abstractNumId w:val="24"/>
  </w:num>
  <w:num w:numId="5" w16cid:durableId="661616232">
    <w:abstractNumId w:val="5"/>
  </w:num>
  <w:num w:numId="6" w16cid:durableId="583415378">
    <w:abstractNumId w:val="31"/>
  </w:num>
  <w:num w:numId="7" w16cid:durableId="1051657010">
    <w:abstractNumId w:val="27"/>
  </w:num>
  <w:num w:numId="8" w16cid:durableId="1214080392">
    <w:abstractNumId w:val="11"/>
  </w:num>
  <w:num w:numId="9" w16cid:durableId="1780836445">
    <w:abstractNumId w:val="34"/>
  </w:num>
  <w:num w:numId="10" w16cid:durableId="2066026737">
    <w:abstractNumId w:val="6"/>
  </w:num>
  <w:num w:numId="11" w16cid:durableId="477309697">
    <w:abstractNumId w:val="25"/>
  </w:num>
  <w:num w:numId="12" w16cid:durableId="2114980762">
    <w:abstractNumId w:val="26"/>
  </w:num>
  <w:num w:numId="13" w16cid:durableId="1232275575">
    <w:abstractNumId w:val="30"/>
  </w:num>
  <w:num w:numId="14" w16cid:durableId="1680237615">
    <w:abstractNumId w:val="39"/>
  </w:num>
  <w:num w:numId="15" w16cid:durableId="1033994038">
    <w:abstractNumId w:val="22"/>
  </w:num>
  <w:num w:numId="16" w16cid:durableId="1314067801">
    <w:abstractNumId w:val="16"/>
  </w:num>
  <w:num w:numId="17" w16cid:durableId="448857257">
    <w:abstractNumId w:val="9"/>
  </w:num>
  <w:num w:numId="18" w16cid:durableId="11036104">
    <w:abstractNumId w:val="17"/>
  </w:num>
  <w:num w:numId="19" w16cid:durableId="1685937179">
    <w:abstractNumId w:val="2"/>
  </w:num>
  <w:num w:numId="20" w16cid:durableId="656958529">
    <w:abstractNumId w:val="28"/>
  </w:num>
  <w:num w:numId="21" w16cid:durableId="1434477002">
    <w:abstractNumId w:val="21"/>
  </w:num>
  <w:num w:numId="22" w16cid:durableId="1798257071">
    <w:abstractNumId w:val="7"/>
  </w:num>
  <w:num w:numId="23" w16cid:durableId="17783217">
    <w:abstractNumId w:val="19"/>
  </w:num>
  <w:num w:numId="24" w16cid:durableId="1355376602">
    <w:abstractNumId w:val="37"/>
  </w:num>
  <w:num w:numId="25" w16cid:durableId="1289125314">
    <w:abstractNumId w:val="35"/>
  </w:num>
  <w:num w:numId="26" w16cid:durableId="936445421">
    <w:abstractNumId w:val="3"/>
  </w:num>
  <w:num w:numId="27" w16cid:durableId="1152060453">
    <w:abstractNumId w:val="1"/>
  </w:num>
  <w:num w:numId="28" w16cid:durableId="2047022302">
    <w:abstractNumId w:val="15"/>
  </w:num>
  <w:num w:numId="29" w16cid:durableId="160781873">
    <w:abstractNumId w:val="32"/>
  </w:num>
  <w:num w:numId="30" w16cid:durableId="1944528295">
    <w:abstractNumId w:val="12"/>
  </w:num>
  <w:num w:numId="31" w16cid:durableId="1859465272">
    <w:abstractNumId w:val="40"/>
  </w:num>
  <w:num w:numId="32" w16cid:durableId="1306744168">
    <w:abstractNumId w:val="20"/>
  </w:num>
  <w:num w:numId="33" w16cid:durableId="2136752409">
    <w:abstractNumId w:val="8"/>
  </w:num>
  <w:num w:numId="34" w16cid:durableId="1268393692">
    <w:abstractNumId w:val="36"/>
  </w:num>
  <w:num w:numId="35" w16cid:durableId="1463883996">
    <w:abstractNumId w:val="33"/>
  </w:num>
  <w:num w:numId="36" w16cid:durableId="1569412645">
    <w:abstractNumId w:val="38"/>
  </w:num>
  <w:num w:numId="37" w16cid:durableId="955140330">
    <w:abstractNumId w:val="0"/>
  </w:num>
  <w:num w:numId="38" w16cid:durableId="1323123870">
    <w:abstractNumId w:val="10"/>
  </w:num>
  <w:num w:numId="39" w16cid:durableId="1890654533">
    <w:abstractNumId w:val="4"/>
  </w:num>
  <w:num w:numId="40" w16cid:durableId="690649944">
    <w:abstractNumId w:val="18"/>
  </w:num>
  <w:num w:numId="41" w16cid:durableId="1594625938">
    <w:abstractNumId w:val="2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driline Hertzog">
    <w15:presenceInfo w15:providerId="AD" w15:userId="S::Hendriline.Hertzog@esa.int::a0b0b241-8010-4977-a784-ef566e0ea1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9C"/>
    <w:rsid w:val="0000701E"/>
    <w:rsid w:val="00014325"/>
    <w:rsid w:val="00017474"/>
    <w:rsid w:val="00061C87"/>
    <w:rsid w:val="00090572"/>
    <w:rsid w:val="00091536"/>
    <w:rsid w:val="000A2BA8"/>
    <w:rsid w:val="000B6388"/>
    <w:rsid w:val="000B6D04"/>
    <w:rsid w:val="000D1E49"/>
    <w:rsid w:val="000E7C9E"/>
    <w:rsid w:val="000F3BF7"/>
    <w:rsid w:val="000F63A9"/>
    <w:rsid w:val="00111668"/>
    <w:rsid w:val="00120999"/>
    <w:rsid w:val="00132907"/>
    <w:rsid w:val="00136360"/>
    <w:rsid w:val="00141176"/>
    <w:rsid w:val="00147F12"/>
    <w:rsid w:val="00167B9C"/>
    <w:rsid w:val="00174395"/>
    <w:rsid w:val="001A6AAB"/>
    <w:rsid w:val="001B586B"/>
    <w:rsid w:val="001B6E1E"/>
    <w:rsid w:val="001D07B9"/>
    <w:rsid w:val="001D1672"/>
    <w:rsid w:val="001D5165"/>
    <w:rsid w:val="001D5858"/>
    <w:rsid w:val="001D77A8"/>
    <w:rsid w:val="001F0230"/>
    <w:rsid w:val="00215F72"/>
    <w:rsid w:val="00222A9F"/>
    <w:rsid w:val="00227800"/>
    <w:rsid w:val="0023779E"/>
    <w:rsid w:val="00237FDB"/>
    <w:rsid w:val="00291948"/>
    <w:rsid w:val="00293F88"/>
    <w:rsid w:val="002A7B03"/>
    <w:rsid w:val="002B5B68"/>
    <w:rsid w:val="002D5255"/>
    <w:rsid w:val="002F2845"/>
    <w:rsid w:val="00306EFD"/>
    <w:rsid w:val="00341429"/>
    <w:rsid w:val="00346AA5"/>
    <w:rsid w:val="0037519B"/>
    <w:rsid w:val="0039173B"/>
    <w:rsid w:val="003A1DFC"/>
    <w:rsid w:val="003A4838"/>
    <w:rsid w:val="003A7B91"/>
    <w:rsid w:val="003B000B"/>
    <w:rsid w:val="003B1072"/>
    <w:rsid w:val="003C79C5"/>
    <w:rsid w:val="003D52C6"/>
    <w:rsid w:val="003D5E9B"/>
    <w:rsid w:val="003E0F04"/>
    <w:rsid w:val="0040128B"/>
    <w:rsid w:val="004139AB"/>
    <w:rsid w:val="00426E56"/>
    <w:rsid w:val="00432C4F"/>
    <w:rsid w:val="00450FDE"/>
    <w:rsid w:val="004512AE"/>
    <w:rsid w:val="00454EEF"/>
    <w:rsid w:val="0049140D"/>
    <w:rsid w:val="00495AC2"/>
    <w:rsid w:val="004A218A"/>
    <w:rsid w:val="004B6244"/>
    <w:rsid w:val="004C0C3B"/>
    <w:rsid w:val="004C320F"/>
    <w:rsid w:val="004C702E"/>
    <w:rsid w:val="004D03FE"/>
    <w:rsid w:val="004D21E4"/>
    <w:rsid w:val="004E4625"/>
    <w:rsid w:val="004E5180"/>
    <w:rsid w:val="004F0D34"/>
    <w:rsid w:val="005106AF"/>
    <w:rsid w:val="00511245"/>
    <w:rsid w:val="005242AF"/>
    <w:rsid w:val="00537140"/>
    <w:rsid w:val="005376FC"/>
    <w:rsid w:val="00545EA4"/>
    <w:rsid w:val="005543D8"/>
    <w:rsid w:val="00564016"/>
    <w:rsid w:val="00566F76"/>
    <w:rsid w:val="0057364B"/>
    <w:rsid w:val="00581CD3"/>
    <w:rsid w:val="005911DB"/>
    <w:rsid w:val="00596E59"/>
    <w:rsid w:val="005A450A"/>
    <w:rsid w:val="005B1139"/>
    <w:rsid w:val="005B6A9A"/>
    <w:rsid w:val="005C11BB"/>
    <w:rsid w:val="005C54BC"/>
    <w:rsid w:val="005C57D4"/>
    <w:rsid w:val="005C5DEA"/>
    <w:rsid w:val="005E3136"/>
    <w:rsid w:val="005E4223"/>
    <w:rsid w:val="005E6E10"/>
    <w:rsid w:val="005F3794"/>
    <w:rsid w:val="00606518"/>
    <w:rsid w:val="006349DA"/>
    <w:rsid w:val="00637BF4"/>
    <w:rsid w:val="00653262"/>
    <w:rsid w:val="0065553E"/>
    <w:rsid w:val="00666644"/>
    <w:rsid w:val="006805C5"/>
    <w:rsid w:val="00694B1E"/>
    <w:rsid w:val="006A033C"/>
    <w:rsid w:val="006A3EE9"/>
    <w:rsid w:val="006B1962"/>
    <w:rsid w:val="006C52B2"/>
    <w:rsid w:val="006D1B4F"/>
    <w:rsid w:val="006E5DBF"/>
    <w:rsid w:val="006E6300"/>
    <w:rsid w:val="006F53B2"/>
    <w:rsid w:val="007332AE"/>
    <w:rsid w:val="007367B2"/>
    <w:rsid w:val="00741D3B"/>
    <w:rsid w:val="007433A8"/>
    <w:rsid w:val="00760A1A"/>
    <w:rsid w:val="00770831"/>
    <w:rsid w:val="007756F1"/>
    <w:rsid w:val="007777C1"/>
    <w:rsid w:val="007D0FA1"/>
    <w:rsid w:val="007D1EB4"/>
    <w:rsid w:val="008072F2"/>
    <w:rsid w:val="0081543C"/>
    <w:rsid w:val="0084262D"/>
    <w:rsid w:val="008446B9"/>
    <w:rsid w:val="0085700E"/>
    <w:rsid w:val="00861A8D"/>
    <w:rsid w:val="0087353F"/>
    <w:rsid w:val="0088612B"/>
    <w:rsid w:val="0089183B"/>
    <w:rsid w:val="008925F1"/>
    <w:rsid w:val="008A0F08"/>
    <w:rsid w:val="008A2A4C"/>
    <w:rsid w:val="008B26F5"/>
    <w:rsid w:val="008B5E43"/>
    <w:rsid w:val="008C1E45"/>
    <w:rsid w:val="008D28B4"/>
    <w:rsid w:val="008D42C1"/>
    <w:rsid w:val="008E0E78"/>
    <w:rsid w:val="008E3371"/>
    <w:rsid w:val="008E653D"/>
    <w:rsid w:val="00910AC7"/>
    <w:rsid w:val="00912E02"/>
    <w:rsid w:val="009305E4"/>
    <w:rsid w:val="00932503"/>
    <w:rsid w:val="00933D15"/>
    <w:rsid w:val="00956A8C"/>
    <w:rsid w:val="0095776C"/>
    <w:rsid w:val="00961915"/>
    <w:rsid w:val="00967452"/>
    <w:rsid w:val="00967D3F"/>
    <w:rsid w:val="009734FF"/>
    <w:rsid w:val="00981712"/>
    <w:rsid w:val="009915A0"/>
    <w:rsid w:val="009E1697"/>
    <w:rsid w:val="00A0182F"/>
    <w:rsid w:val="00A06AB3"/>
    <w:rsid w:val="00A102D4"/>
    <w:rsid w:val="00A157C6"/>
    <w:rsid w:val="00A30C57"/>
    <w:rsid w:val="00A438DE"/>
    <w:rsid w:val="00A454AC"/>
    <w:rsid w:val="00A47643"/>
    <w:rsid w:val="00A54EF9"/>
    <w:rsid w:val="00A6254B"/>
    <w:rsid w:val="00A71520"/>
    <w:rsid w:val="00A84353"/>
    <w:rsid w:val="00A867E2"/>
    <w:rsid w:val="00A879E7"/>
    <w:rsid w:val="00A907FD"/>
    <w:rsid w:val="00A91431"/>
    <w:rsid w:val="00A9368D"/>
    <w:rsid w:val="00AA2C15"/>
    <w:rsid w:val="00AC01CE"/>
    <w:rsid w:val="00AD0A36"/>
    <w:rsid w:val="00AD1694"/>
    <w:rsid w:val="00AD1E2D"/>
    <w:rsid w:val="00AF7388"/>
    <w:rsid w:val="00B01B99"/>
    <w:rsid w:val="00B10CD0"/>
    <w:rsid w:val="00B271C3"/>
    <w:rsid w:val="00B32C9D"/>
    <w:rsid w:val="00B3672F"/>
    <w:rsid w:val="00B558D7"/>
    <w:rsid w:val="00B6460F"/>
    <w:rsid w:val="00B70972"/>
    <w:rsid w:val="00B723A3"/>
    <w:rsid w:val="00BE6ACB"/>
    <w:rsid w:val="00C07579"/>
    <w:rsid w:val="00C113BE"/>
    <w:rsid w:val="00C366AD"/>
    <w:rsid w:val="00C63CF2"/>
    <w:rsid w:val="00C83AC5"/>
    <w:rsid w:val="00C9407A"/>
    <w:rsid w:val="00CC391E"/>
    <w:rsid w:val="00CC4903"/>
    <w:rsid w:val="00CD19E6"/>
    <w:rsid w:val="00D22E28"/>
    <w:rsid w:val="00D25896"/>
    <w:rsid w:val="00D32A95"/>
    <w:rsid w:val="00D57CF8"/>
    <w:rsid w:val="00D62160"/>
    <w:rsid w:val="00D63FCC"/>
    <w:rsid w:val="00D669BB"/>
    <w:rsid w:val="00D742AC"/>
    <w:rsid w:val="00D83090"/>
    <w:rsid w:val="00D85C69"/>
    <w:rsid w:val="00D87040"/>
    <w:rsid w:val="00D92C6A"/>
    <w:rsid w:val="00DA3244"/>
    <w:rsid w:val="00DA4B21"/>
    <w:rsid w:val="00DA67B7"/>
    <w:rsid w:val="00DB7C2B"/>
    <w:rsid w:val="00DC09E3"/>
    <w:rsid w:val="00DC6FA1"/>
    <w:rsid w:val="00DD0ABD"/>
    <w:rsid w:val="00DD1CC6"/>
    <w:rsid w:val="00DD330D"/>
    <w:rsid w:val="00E049B5"/>
    <w:rsid w:val="00E076DB"/>
    <w:rsid w:val="00E10300"/>
    <w:rsid w:val="00E14783"/>
    <w:rsid w:val="00E22701"/>
    <w:rsid w:val="00E54DAA"/>
    <w:rsid w:val="00E6758E"/>
    <w:rsid w:val="00E96D46"/>
    <w:rsid w:val="00EC11C8"/>
    <w:rsid w:val="00ED4D5D"/>
    <w:rsid w:val="00EF4C62"/>
    <w:rsid w:val="00F04307"/>
    <w:rsid w:val="00F14836"/>
    <w:rsid w:val="00F2064A"/>
    <w:rsid w:val="00F3746A"/>
    <w:rsid w:val="00F46626"/>
    <w:rsid w:val="00F54B24"/>
    <w:rsid w:val="00F754BE"/>
    <w:rsid w:val="00F831CB"/>
    <w:rsid w:val="00F84E2D"/>
    <w:rsid w:val="00F97D41"/>
    <w:rsid w:val="00FA01DC"/>
    <w:rsid w:val="00FC00E0"/>
    <w:rsid w:val="00FD14B1"/>
    <w:rsid w:val="00FD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64DC8"/>
  <w15:chartTrackingRefBased/>
  <w15:docId w15:val="{4DFBB9DA-846D-491B-9D6F-1328BBB0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1"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EF"/>
    <w:pPr>
      <w:spacing w:after="0" w:line="240" w:lineRule="atLeast"/>
    </w:pPr>
    <w:rPr>
      <w:rFonts w:ascii="Georgia" w:hAnsi="Georgia"/>
      <w:sz w:val="24"/>
      <w:szCs w:val="24"/>
      <w:lang w:val="en-GB"/>
    </w:rPr>
  </w:style>
  <w:style w:type="paragraph" w:styleId="Heading10">
    <w:name w:val="heading 1"/>
    <w:basedOn w:val="Normal"/>
    <w:next w:val="Normal"/>
    <w:link w:val="Heading1Char"/>
    <w:uiPriority w:val="4"/>
    <w:qFormat/>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1"/>
    <w:unhideWhenUsed/>
    <w:qFormat/>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4"/>
    <w:unhideWhenUsed/>
    <w:qFormat/>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454EEF"/>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4"/>
    <w:rsid w:val="007433A8"/>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uiPriority w:val="9"/>
    <w:rsid w:val="007433A8"/>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uiPriority w:val="4"/>
    <w:rsid w:val="002A7B03"/>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4"/>
    <w:rsid w:val="007433A8"/>
    <w:rPr>
      <w:rFonts w:ascii="Georgia" w:hAnsi="Georgia"/>
      <w:b/>
      <w:bCs/>
      <w:color w:val="003249"/>
      <w:sz w:val="24"/>
      <w:szCs w:val="28"/>
      <w:lang w:val="en-GB"/>
    </w:rPr>
  </w:style>
  <w:style w:type="character" w:customStyle="1" w:styleId="Heading5Char">
    <w:name w:val="Heading 5 Char"/>
    <w:basedOn w:val="DefaultParagraphFont"/>
    <w:link w:val="Heading5"/>
    <w:uiPriority w:val="4"/>
    <w:rsid w:val="007433A8"/>
    <w:rPr>
      <w:rFonts w:ascii="Georgia" w:hAnsi="Georgia"/>
      <w:b/>
      <w:bCs/>
      <w:i/>
      <w:iCs/>
      <w:color w:val="003249"/>
      <w:sz w:val="24"/>
      <w:szCs w:val="26"/>
      <w:lang w:val="en-GB"/>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semiHidden/>
    <w:rsid w:val="002A7B03"/>
    <w:rPr>
      <w:rFonts w:ascii="Georgia" w:hAnsi="Georgia"/>
      <w:i/>
      <w:sz w:val="24"/>
      <w:szCs w:val="24"/>
      <w:lang w:val="en-GB"/>
    </w:rPr>
  </w:style>
  <w:style w:type="character" w:customStyle="1" w:styleId="Heading8Char">
    <w:name w:val="Heading 8 Char"/>
    <w:basedOn w:val="DefaultParagraphFont"/>
    <w:link w:val="Heading8"/>
    <w:semiHidden/>
    <w:rsid w:val="002A7B03"/>
    <w:rPr>
      <w:rFonts w:ascii="Georgia" w:hAnsi="Georgia"/>
      <w:iCs/>
      <w:sz w:val="24"/>
      <w:szCs w:val="24"/>
      <w:lang w:val="en-GB"/>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qFormat/>
    <w:rsid w:val="002A7B03"/>
    <w:rPr>
      <w:lang w:val="en-US"/>
    </w:rPr>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rPr>
      <w:rFonts w:ascii="NotesEsa" w:eastAsia="Times New Roman" w:hAnsi="NotesEsa" w:cs="Times New Roman"/>
      <w:sz w:val="20"/>
      <w:lang w:val="en-US"/>
    </w:rPr>
  </w:style>
  <w:style w:type="paragraph" w:styleId="Footer">
    <w:name w:val="footer"/>
    <w:basedOn w:val="Normal"/>
    <w:link w:val="FooterChar"/>
    <w:unhideWhenUsed/>
    <w:rsid w:val="002A7B03"/>
    <w:pPr>
      <w:tabs>
        <w:tab w:val="center" w:pos="4513"/>
        <w:tab w:val="right" w:pos="9026"/>
      </w:tabs>
      <w:spacing w:line="240" w:lineRule="auto"/>
    </w:pPr>
  </w:style>
  <w:style w:type="character" w:customStyle="1" w:styleId="FooterChar">
    <w:name w:val="Footer Char"/>
    <w:basedOn w:val="DefaultParagraphFont"/>
    <w:link w:val="Footer"/>
    <w:rsid w:val="002A7B03"/>
    <w:rPr>
      <w:rFonts w:ascii="Arial" w:hAnsi="Arial"/>
      <w:sz w:val="24"/>
      <w:lang w:val="en-GB"/>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line="240" w:lineRule="auto"/>
      <w:jc w:val="right"/>
    </w:pPr>
    <w:rPr>
      <w:rFonts w:ascii="NotesEsa" w:eastAsia="Times New Roman" w:hAnsi="NotesEsa" w:cs="Times New Roman"/>
      <w:noProof/>
      <w:sz w:val="16"/>
      <w:szCs w:val="16"/>
      <w:lang w:val="en-US"/>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line="240" w:lineRule="auto"/>
    </w:pPr>
  </w:style>
  <w:style w:type="character" w:customStyle="1" w:styleId="HeaderChar">
    <w:name w:val="Header Char"/>
    <w:basedOn w:val="DefaultParagraphFont"/>
    <w:link w:val="Header"/>
    <w:uiPriority w:val="99"/>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en-GB"/>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Georgia" w:hAnsi="Georgia" w:cs="Arial"/>
      <w:b/>
      <w:caps/>
      <w:color w:val="355D6D"/>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Georgia" w:hAnsi="Georgia" w:cs="Arial"/>
      <w:b/>
      <w:caps/>
      <w:color w:val="335E6E"/>
      <w:sz w:val="32"/>
      <w:szCs w:val="24"/>
      <w:lang w:val="en-GB"/>
    </w:rPr>
  </w:style>
  <w:style w:type="paragraph" w:customStyle="1" w:styleId="Heading02">
    <w:name w:val="Heading02"/>
    <w:basedOn w:val="Style2"/>
    <w:next w:val="Body"/>
    <w:link w:val="Heading02Char"/>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Georgia" w:hAnsi="Georgia" w:cs="Arial"/>
      <w:b/>
      <w:color w:val="003249"/>
      <w:sz w:val="24"/>
      <w:szCs w:val="24"/>
      <w:lang w:val="en-GB"/>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Georgia" w:hAnsi="Georgia" w:cs="Arial"/>
      <w:b/>
      <w:i/>
      <w:color w:val="44546A" w:themeColor="text2"/>
      <w:sz w:val="26"/>
      <w:szCs w:val="26"/>
      <w:lang w:val="en-GB"/>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Georgia" w:hAnsi="Georgia" w:cs="Arial"/>
      <w:b/>
      <w:color w:val="003249"/>
      <w:sz w:val="24"/>
      <w:szCs w:val="24"/>
      <w:lang w:val="en-GB"/>
    </w:rPr>
  </w:style>
  <w:style w:type="paragraph" w:customStyle="1" w:styleId="Heading05">
    <w:name w:val="Heading05"/>
    <w:basedOn w:val="Style2"/>
    <w:next w:val="Body"/>
    <w:link w:val="Heading05Char"/>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Georgia" w:hAnsi="Georgia" w:cs="Arial"/>
      <w:b/>
      <w:i/>
      <w:color w:val="003249"/>
      <w:sz w:val="24"/>
      <w:szCs w:val="24"/>
      <w:lang w:val="en-GB"/>
    </w:rPr>
  </w:style>
  <w:style w:type="paragraph" w:styleId="HTMLAddress">
    <w:name w:val="HTML Address"/>
    <w:basedOn w:val="Normal"/>
    <w:link w:val="HTMLAddressChar"/>
    <w:semiHidden/>
    <w:unhideWhenUsed/>
    <w:rsid w:val="002A7B03"/>
    <w:pPr>
      <w:spacing w:line="240" w:lineRule="auto"/>
    </w:pPr>
    <w:rPr>
      <w:rFonts w:eastAsia="Times New Roman" w:cs="Times New Roman"/>
      <w:i/>
      <w:iCs/>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CV-Style-Enumeration,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en-GB"/>
    </w:rPr>
  </w:style>
  <w:style w:type="paragraph" w:styleId="TableofFigures">
    <w:name w:val="table of figures"/>
    <w:basedOn w:val="Normal"/>
    <w:next w:val="Normal"/>
    <w:link w:val="TableofFiguresChar"/>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pPr>
      <w:spacing w:line="240" w:lineRule="auto"/>
    </w:pPr>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5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Georgia" w:hAnsi="Georgia"/>
      <w:b/>
      <w:color w:val="44546A" w:themeColor="text2"/>
      <w:sz w:val="26"/>
      <w:szCs w:val="24"/>
      <w:lang w:val="en-GB"/>
    </w:rPr>
  </w:style>
  <w:style w:type="paragraph" w:styleId="TOC2">
    <w:name w:val="toc 2"/>
    <w:basedOn w:val="Normal"/>
    <w:next w:val="Normal"/>
    <w:autoRedefine/>
    <w:uiPriority w:val="39"/>
    <w:unhideWhenUsed/>
    <w:rsid w:val="002A7B03"/>
    <w:pPr>
      <w:spacing w:after="100" w:line="360" w:lineRule="auto"/>
    </w:pPr>
    <w:rPr>
      <w:rFonts w:eastAsiaTheme="minorEastAsia" w:cs="Times New Roman"/>
      <w:lang w:val="en-US"/>
    </w:rPr>
  </w:style>
  <w:style w:type="paragraph" w:styleId="TOC3">
    <w:name w:val="toc 3"/>
    <w:basedOn w:val="Normal"/>
    <w:next w:val="Normal"/>
    <w:autoRedefine/>
    <w:uiPriority w:val="39"/>
    <w:unhideWhenUsed/>
    <w:rsid w:val="002A7B03"/>
    <w:pPr>
      <w:spacing w:after="100"/>
    </w:pPr>
    <w:rPr>
      <w:rFonts w:eastAsiaTheme="minorEastAsia" w:cs="Times New Roman"/>
      <w:lang w:val="en-US"/>
    </w:rPr>
  </w:style>
  <w:style w:type="paragraph" w:styleId="TOC4">
    <w:name w:val="toc 4"/>
    <w:basedOn w:val="Normal"/>
    <w:next w:val="Normal"/>
    <w:autoRedefine/>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character" w:customStyle="1" w:styleId="Heading9Char">
    <w:name w:val="Heading 9 Char"/>
    <w:basedOn w:val="DefaultParagraphFont"/>
    <w:link w:val="Heading9"/>
    <w:semiHidden/>
    <w:rsid w:val="00454EEF"/>
    <w:rPr>
      <w:rFonts w:ascii="Georgia" w:hAnsi="Georgia" w:cs="Arial"/>
      <w:i/>
      <w:sz w:val="24"/>
      <w:lang w:val="en-GB"/>
    </w:rPr>
  </w:style>
  <w:style w:type="paragraph" w:customStyle="1" w:styleId="heading100">
    <w:name w:val="heading 10"/>
    <w:basedOn w:val="Heading"/>
    <w:rsid w:val="00454EEF"/>
    <w:pPr>
      <w:ind w:left="360" w:hanging="360"/>
    </w:pPr>
    <w:rPr>
      <w:caps/>
      <w:sz w:val="32"/>
    </w:rPr>
  </w:style>
  <w:style w:type="paragraph" w:styleId="BalloonText">
    <w:name w:val="Balloon Text"/>
    <w:basedOn w:val="Normal"/>
    <w:link w:val="BalloonTextChar"/>
    <w:semiHidden/>
    <w:rsid w:val="00454EEF"/>
    <w:rPr>
      <w:rFonts w:ascii="Lucida Grande" w:hAnsi="Lucida Grande" w:cs="Lucida Grande"/>
      <w:sz w:val="18"/>
      <w:szCs w:val="18"/>
    </w:rPr>
  </w:style>
  <w:style w:type="character" w:customStyle="1" w:styleId="BalloonTextChar">
    <w:name w:val="Balloon Text Char"/>
    <w:basedOn w:val="DefaultParagraphFont"/>
    <w:link w:val="BalloonText"/>
    <w:semiHidden/>
    <w:rsid w:val="00454EEF"/>
    <w:rPr>
      <w:rFonts w:ascii="Lucida Grande" w:hAnsi="Lucida Grande" w:cs="Lucida Grande"/>
      <w:sz w:val="18"/>
      <w:szCs w:val="18"/>
      <w:lang w:val="en-GB"/>
    </w:rPr>
  </w:style>
  <w:style w:type="paragraph" w:styleId="Bibliography">
    <w:name w:val="Bibliography"/>
    <w:basedOn w:val="Normal"/>
    <w:next w:val="Normal"/>
    <w:uiPriority w:val="37"/>
    <w:semiHidden/>
    <w:unhideWhenUsed/>
    <w:rsid w:val="00454EEF"/>
  </w:style>
  <w:style w:type="paragraph" w:styleId="BlockText">
    <w:name w:val="Block Text"/>
    <w:basedOn w:val="Normal"/>
    <w:semiHidden/>
    <w:unhideWhenUsed/>
    <w:rsid w:val="00454EE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semiHidden/>
    <w:unhideWhenUsed/>
    <w:rsid w:val="00454EEF"/>
    <w:pPr>
      <w:spacing w:after="120"/>
    </w:pPr>
  </w:style>
  <w:style w:type="character" w:customStyle="1" w:styleId="BodyTextChar">
    <w:name w:val="Body Text Char"/>
    <w:basedOn w:val="DefaultParagraphFont"/>
    <w:link w:val="BodyText"/>
    <w:semiHidden/>
    <w:rsid w:val="00454EEF"/>
    <w:rPr>
      <w:rFonts w:ascii="Georgia" w:hAnsi="Georgia"/>
      <w:sz w:val="24"/>
      <w:szCs w:val="24"/>
      <w:lang w:val="en-GB"/>
    </w:rPr>
  </w:style>
  <w:style w:type="paragraph" w:styleId="BodyText2">
    <w:name w:val="Body Text 2"/>
    <w:basedOn w:val="Normal"/>
    <w:link w:val="BodyText2Char"/>
    <w:semiHidden/>
    <w:unhideWhenUsed/>
    <w:rsid w:val="00454EEF"/>
    <w:pPr>
      <w:spacing w:after="120" w:line="480" w:lineRule="auto"/>
    </w:pPr>
  </w:style>
  <w:style w:type="character" w:customStyle="1" w:styleId="BodyText2Char">
    <w:name w:val="Body Text 2 Char"/>
    <w:basedOn w:val="DefaultParagraphFont"/>
    <w:link w:val="BodyText2"/>
    <w:semiHidden/>
    <w:rsid w:val="00454EEF"/>
    <w:rPr>
      <w:rFonts w:ascii="Georgia" w:hAnsi="Georgia"/>
      <w:sz w:val="24"/>
      <w:szCs w:val="24"/>
      <w:lang w:val="en-GB"/>
    </w:rPr>
  </w:style>
  <w:style w:type="paragraph" w:styleId="BodyText3">
    <w:name w:val="Body Text 3"/>
    <w:basedOn w:val="Normal"/>
    <w:link w:val="BodyText3Char"/>
    <w:semiHidden/>
    <w:unhideWhenUsed/>
    <w:rsid w:val="00454EEF"/>
    <w:pPr>
      <w:spacing w:after="120"/>
    </w:pPr>
    <w:rPr>
      <w:sz w:val="16"/>
      <w:szCs w:val="16"/>
    </w:rPr>
  </w:style>
  <w:style w:type="character" w:customStyle="1" w:styleId="BodyText3Char">
    <w:name w:val="Body Text 3 Char"/>
    <w:basedOn w:val="DefaultParagraphFont"/>
    <w:link w:val="BodyText3"/>
    <w:semiHidden/>
    <w:rsid w:val="00454EEF"/>
    <w:rPr>
      <w:rFonts w:ascii="Georgia" w:hAnsi="Georgia"/>
      <w:sz w:val="16"/>
      <w:szCs w:val="16"/>
      <w:lang w:val="en-GB"/>
    </w:rPr>
  </w:style>
  <w:style w:type="paragraph" w:styleId="BodyTextFirstIndent">
    <w:name w:val="Body Text First Indent"/>
    <w:basedOn w:val="BodyText"/>
    <w:link w:val="BodyTextFirstIndentChar"/>
    <w:semiHidden/>
    <w:rsid w:val="00454EEF"/>
    <w:pPr>
      <w:spacing w:after="0"/>
      <w:ind w:firstLine="360"/>
    </w:pPr>
  </w:style>
  <w:style w:type="character" w:customStyle="1" w:styleId="BodyTextFirstIndentChar">
    <w:name w:val="Body Text First Indent Char"/>
    <w:basedOn w:val="BodyTextChar"/>
    <w:link w:val="BodyTextFirstIndent"/>
    <w:semiHidden/>
    <w:rsid w:val="00454EEF"/>
    <w:rPr>
      <w:rFonts w:ascii="Georgia" w:hAnsi="Georgia"/>
      <w:sz w:val="24"/>
      <w:szCs w:val="24"/>
      <w:lang w:val="en-GB"/>
    </w:rPr>
  </w:style>
  <w:style w:type="paragraph" w:styleId="BodyTextIndent">
    <w:name w:val="Body Text Indent"/>
    <w:basedOn w:val="Normal"/>
    <w:link w:val="BodyTextIndentChar"/>
    <w:semiHidden/>
    <w:unhideWhenUsed/>
    <w:rsid w:val="00454EEF"/>
    <w:pPr>
      <w:spacing w:after="120"/>
      <w:ind w:left="283"/>
    </w:pPr>
  </w:style>
  <w:style w:type="character" w:customStyle="1" w:styleId="BodyTextIndentChar">
    <w:name w:val="Body Text Indent Char"/>
    <w:basedOn w:val="DefaultParagraphFont"/>
    <w:link w:val="BodyTextIndent"/>
    <w:semiHidden/>
    <w:rsid w:val="00454EEF"/>
    <w:rPr>
      <w:rFonts w:ascii="Georgia" w:hAnsi="Georgia"/>
      <w:sz w:val="24"/>
      <w:szCs w:val="24"/>
      <w:lang w:val="en-GB"/>
    </w:rPr>
  </w:style>
  <w:style w:type="paragraph" w:styleId="BodyTextFirstIndent2">
    <w:name w:val="Body Text First Indent 2"/>
    <w:basedOn w:val="BodyTextIndent"/>
    <w:link w:val="BodyTextFirstIndent2Char"/>
    <w:semiHidden/>
    <w:unhideWhenUsed/>
    <w:rsid w:val="00454EEF"/>
    <w:pPr>
      <w:spacing w:after="0"/>
      <w:ind w:left="360" w:firstLine="360"/>
    </w:pPr>
  </w:style>
  <w:style w:type="character" w:customStyle="1" w:styleId="BodyTextFirstIndent2Char">
    <w:name w:val="Body Text First Indent 2 Char"/>
    <w:basedOn w:val="BodyTextIndentChar"/>
    <w:link w:val="BodyTextFirstIndent2"/>
    <w:semiHidden/>
    <w:rsid w:val="00454EEF"/>
    <w:rPr>
      <w:rFonts w:ascii="Georgia" w:hAnsi="Georgia"/>
      <w:sz w:val="24"/>
      <w:szCs w:val="24"/>
      <w:lang w:val="en-GB"/>
    </w:rPr>
  </w:style>
  <w:style w:type="paragraph" w:styleId="BodyTextIndent2">
    <w:name w:val="Body Text Indent 2"/>
    <w:basedOn w:val="Normal"/>
    <w:link w:val="BodyTextIndent2Char"/>
    <w:semiHidden/>
    <w:unhideWhenUsed/>
    <w:rsid w:val="00454EEF"/>
    <w:pPr>
      <w:spacing w:after="120" w:line="480" w:lineRule="auto"/>
      <w:ind w:left="283"/>
    </w:pPr>
  </w:style>
  <w:style w:type="character" w:customStyle="1" w:styleId="BodyTextIndent2Char">
    <w:name w:val="Body Text Indent 2 Char"/>
    <w:basedOn w:val="DefaultParagraphFont"/>
    <w:link w:val="BodyTextIndent2"/>
    <w:semiHidden/>
    <w:rsid w:val="00454EEF"/>
    <w:rPr>
      <w:rFonts w:ascii="Georgia" w:hAnsi="Georgia"/>
      <w:sz w:val="24"/>
      <w:szCs w:val="24"/>
      <w:lang w:val="en-GB"/>
    </w:rPr>
  </w:style>
  <w:style w:type="paragraph" w:styleId="BodyTextIndent3">
    <w:name w:val="Body Text Indent 3"/>
    <w:basedOn w:val="Normal"/>
    <w:link w:val="BodyTextIndent3Char"/>
    <w:semiHidden/>
    <w:unhideWhenUsed/>
    <w:rsid w:val="00454EEF"/>
    <w:pPr>
      <w:spacing w:after="120"/>
      <w:ind w:left="283"/>
    </w:pPr>
    <w:rPr>
      <w:sz w:val="16"/>
      <w:szCs w:val="16"/>
    </w:rPr>
  </w:style>
  <w:style w:type="character" w:customStyle="1" w:styleId="BodyTextIndent3Char">
    <w:name w:val="Body Text Indent 3 Char"/>
    <w:basedOn w:val="DefaultParagraphFont"/>
    <w:link w:val="BodyTextIndent3"/>
    <w:semiHidden/>
    <w:rsid w:val="00454EEF"/>
    <w:rPr>
      <w:rFonts w:ascii="Georgia" w:hAnsi="Georgia"/>
      <w:sz w:val="16"/>
      <w:szCs w:val="16"/>
      <w:lang w:val="en-GB"/>
    </w:rPr>
  </w:style>
  <w:style w:type="character" w:styleId="BookTitle">
    <w:name w:val="Book Title"/>
    <w:basedOn w:val="DefaultParagraphFont"/>
    <w:uiPriority w:val="33"/>
    <w:qFormat/>
    <w:rsid w:val="00454EEF"/>
    <w:rPr>
      <w:b/>
      <w:bCs/>
      <w:smallCaps/>
      <w:spacing w:val="5"/>
    </w:rPr>
  </w:style>
  <w:style w:type="paragraph" w:styleId="Caption">
    <w:name w:val="caption"/>
    <w:basedOn w:val="Normal"/>
    <w:next w:val="Normal"/>
    <w:semiHidden/>
    <w:unhideWhenUsed/>
    <w:qFormat/>
    <w:rsid w:val="00454EEF"/>
    <w:pPr>
      <w:spacing w:after="200" w:line="240" w:lineRule="auto"/>
    </w:pPr>
    <w:rPr>
      <w:b/>
      <w:bCs/>
      <w:color w:val="4472C4" w:themeColor="accent1"/>
      <w:sz w:val="18"/>
      <w:szCs w:val="18"/>
    </w:rPr>
  </w:style>
  <w:style w:type="paragraph" w:styleId="Closing">
    <w:name w:val="Closing"/>
    <w:basedOn w:val="Normal"/>
    <w:link w:val="ClosingChar"/>
    <w:semiHidden/>
    <w:unhideWhenUsed/>
    <w:rsid w:val="00454EEF"/>
    <w:pPr>
      <w:spacing w:line="240" w:lineRule="auto"/>
      <w:ind w:left="4252"/>
    </w:pPr>
  </w:style>
  <w:style w:type="character" w:customStyle="1" w:styleId="ClosingChar">
    <w:name w:val="Closing Char"/>
    <w:basedOn w:val="DefaultParagraphFont"/>
    <w:link w:val="Closing"/>
    <w:semiHidden/>
    <w:rsid w:val="00454EEF"/>
    <w:rPr>
      <w:rFonts w:ascii="Georgia" w:hAnsi="Georgia"/>
      <w:sz w:val="24"/>
      <w:szCs w:val="24"/>
      <w:lang w:val="en-GB"/>
    </w:rPr>
  </w:style>
  <w:style w:type="character" w:styleId="CommentReference">
    <w:name w:val="annotation reference"/>
    <w:basedOn w:val="DefaultParagraphFont"/>
    <w:semiHidden/>
    <w:unhideWhenUsed/>
    <w:rsid w:val="00454EEF"/>
    <w:rPr>
      <w:sz w:val="16"/>
      <w:szCs w:val="16"/>
    </w:rPr>
  </w:style>
  <w:style w:type="paragraph" w:styleId="CommentText">
    <w:name w:val="annotation text"/>
    <w:basedOn w:val="Normal"/>
    <w:link w:val="CommentTextChar"/>
    <w:unhideWhenUsed/>
    <w:rsid w:val="00454EEF"/>
    <w:pPr>
      <w:spacing w:line="240" w:lineRule="auto"/>
    </w:pPr>
    <w:rPr>
      <w:sz w:val="20"/>
      <w:szCs w:val="20"/>
    </w:rPr>
  </w:style>
  <w:style w:type="character" w:customStyle="1" w:styleId="CommentTextChar">
    <w:name w:val="Comment Text Char"/>
    <w:basedOn w:val="DefaultParagraphFont"/>
    <w:link w:val="CommentText"/>
    <w:rsid w:val="00454EEF"/>
    <w:rPr>
      <w:rFonts w:ascii="Georgia" w:hAnsi="Georgia"/>
      <w:sz w:val="20"/>
      <w:szCs w:val="20"/>
      <w:lang w:val="en-GB"/>
    </w:rPr>
  </w:style>
  <w:style w:type="paragraph" w:styleId="CommentSubject">
    <w:name w:val="annotation subject"/>
    <w:basedOn w:val="CommentText"/>
    <w:next w:val="CommentText"/>
    <w:link w:val="CommentSubjectChar"/>
    <w:semiHidden/>
    <w:unhideWhenUsed/>
    <w:rsid w:val="00454EEF"/>
    <w:rPr>
      <w:b/>
      <w:bCs/>
    </w:rPr>
  </w:style>
  <w:style w:type="character" w:customStyle="1" w:styleId="CommentSubjectChar">
    <w:name w:val="Comment Subject Char"/>
    <w:basedOn w:val="CommentTextChar"/>
    <w:link w:val="CommentSubject"/>
    <w:semiHidden/>
    <w:rsid w:val="00454EEF"/>
    <w:rPr>
      <w:rFonts w:ascii="Georgia" w:hAnsi="Georgia"/>
      <w:b/>
      <w:bCs/>
      <w:sz w:val="20"/>
      <w:szCs w:val="20"/>
      <w:lang w:val="en-GB"/>
    </w:rPr>
  </w:style>
  <w:style w:type="paragraph" w:customStyle="1" w:styleId="DataLabelLarge">
    <w:name w:val="Data Label Large"/>
    <w:basedOn w:val="Normal"/>
    <w:uiPriority w:val="19"/>
    <w:qFormat/>
    <w:rsid w:val="00454EEF"/>
    <w:rPr>
      <w:b/>
    </w:rPr>
  </w:style>
  <w:style w:type="paragraph" w:styleId="Date">
    <w:name w:val="Date"/>
    <w:basedOn w:val="Normal"/>
    <w:next w:val="Normal"/>
    <w:link w:val="DateChar"/>
    <w:semiHidden/>
    <w:rsid w:val="00454EEF"/>
  </w:style>
  <w:style w:type="character" w:customStyle="1" w:styleId="DateChar">
    <w:name w:val="Date Char"/>
    <w:basedOn w:val="DefaultParagraphFont"/>
    <w:link w:val="Date"/>
    <w:semiHidden/>
    <w:rsid w:val="00454EEF"/>
    <w:rPr>
      <w:rFonts w:ascii="Georgia" w:hAnsi="Georgia"/>
      <w:sz w:val="24"/>
      <w:szCs w:val="24"/>
      <w:lang w:val="en-GB"/>
    </w:rPr>
  </w:style>
  <w:style w:type="paragraph" w:styleId="DocumentMap">
    <w:name w:val="Document Map"/>
    <w:basedOn w:val="Normal"/>
    <w:link w:val="DocumentMapChar"/>
    <w:semiHidden/>
    <w:unhideWhenUsed/>
    <w:rsid w:val="00454EEF"/>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454EEF"/>
    <w:rPr>
      <w:rFonts w:ascii="Tahoma" w:hAnsi="Tahoma" w:cs="Tahoma"/>
      <w:sz w:val="16"/>
      <w:szCs w:val="16"/>
      <w:lang w:val="en-GB"/>
    </w:rPr>
  </w:style>
  <w:style w:type="paragraph" w:styleId="E-mailSignature">
    <w:name w:val="E-mail Signature"/>
    <w:basedOn w:val="Normal"/>
    <w:link w:val="E-mailSignatureChar"/>
    <w:semiHidden/>
    <w:unhideWhenUsed/>
    <w:rsid w:val="00454EEF"/>
    <w:pPr>
      <w:spacing w:line="240" w:lineRule="auto"/>
    </w:pPr>
  </w:style>
  <w:style w:type="character" w:customStyle="1" w:styleId="E-mailSignatureChar">
    <w:name w:val="E-mail Signature Char"/>
    <w:basedOn w:val="DefaultParagraphFont"/>
    <w:link w:val="E-mailSignature"/>
    <w:semiHidden/>
    <w:rsid w:val="00454EEF"/>
    <w:rPr>
      <w:rFonts w:ascii="Georgia" w:hAnsi="Georgia"/>
      <w:sz w:val="24"/>
      <w:szCs w:val="24"/>
      <w:lang w:val="en-GB"/>
    </w:rPr>
  </w:style>
  <w:style w:type="character" w:styleId="Emphasis">
    <w:name w:val="Emphasis"/>
    <w:basedOn w:val="DefaultParagraphFont"/>
    <w:qFormat/>
    <w:rsid w:val="00454EEF"/>
    <w:rPr>
      <w:i/>
      <w:iCs/>
    </w:rPr>
  </w:style>
  <w:style w:type="character" w:styleId="EndnoteReference">
    <w:name w:val="endnote reference"/>
    <w:basedOn w:val="DefaultParagraphFont"/>
    <w:semiHidden/>
    <w:unhideWhenUsed/>
    <w:rsid w:val="00454EEF"/>
    <w:rPr>
      <w:vertAlign w:val="superscript"/>
    </w:rPr>
  </w:style>
  <w:style w:type="paragraph" w:styleId="EndnoteText">
    <w:name w:val="endnote text"/>
    <w:basedOn w:val="Normal"/>
    <w:link w:val="EndnoteTextChar"/>
    <w:semiHidden/>
    <w:unhideWhenUsed/>
    <w:rsid w:val="00454EEF"/>
    <w:pPr>
      <w:spacing w:line="240" w:lineRule="auto"/>
    </w:pPr>
    <w:rPr>
      <w:sz w:val="20"/>
      <w:szCs w:val="20"/>
    </w:rPr>
  </w:style>
  <w:style w:type="character" w:customStyle="1" w:styleId="EndnoteTextChar">
    <w:name w:val="Endnote Text Char"/>
    <w:basedOn w:val="DefaultParagraphFont"/>
    <w:link w:val="EndnoteText"/>
    <w:semiHidden/>
    <w:rsid w:val="00454EEF"/>
    <w:rPr>
      <w:rFonts w:ascii="Georgia" w:hAnsi="Georgia"/>
      <w:sz w:val="20"/>
      <w:szCs w:val="20"/>
      <w:lang w:val="en-GB"/>
    </w:rPr>
  </w:style>
  <w:style w:type="paragraph" w:styleId="EnvelopeAddress">
    <w:name w:val="envelope address"/>
    <w:basedOn w:val="Normal"/>
    <w:semiHidden/>
    <w:unhideWhenUsed/>
    <w:rsid w:val="00454EEF"/>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semiHidden/>
    <w:unhideWhenUsed/>
    <w:rsid w:val="00454EEF"/>
    <w:pPr>
      <w:spacing w:line="240" w:lineRule="auto"/>
    </w:pPr>
    <w:rPr>
      <w:rFonts w:asciiTheme="majorHAnsi" w:eastAsiaTheme="majorEastAsia" w:hAnsiTheme="majorHAnsi" w:cstheme="majorBidi"/>
      <w:sz w:val="20"/>
      <w:szCs w:val="20"/>
    </w:rPr>
  </w:style>
  <w:style w:type="paragraph" w:customStyle="1" w:styleId="ESA-Logo">
    <w:name w:val="ESA-Logo"/>
    <w:basedOn w:val="Normal"/>
    <w:semiHidden/>
    <w:rsid w:val="00454EEF"/>
    <w:pPr>
      <w:spacing w:after="120" w:line="240" w:lineRule="auto"/>
      <w:jc w:val="right"/>
    </w:pPr>
  </w:style>
  <w:style w:type="paragraph" w:customStyle="1" w:styleId="ESA-Logo2">
    <w:name w:val="ESA-Logo2"/>
    <w:basedOn w:val="ESA-Logo"/>
    <w:semiHidden/>
    <w:rsid w:val="00454EEF"/>
    <w:pPr>
      <w:spacing w:after="360"/>
    </w:pPr>
  </w:style>
  <w:style w:type="character" w:styleId="FollowedHyperlink">
    <w:name w:val="FollowedHyperlink"/>
    <w:basedOn w:val="DefaultParagraphFont"/>
    <w:semiHidden/>
    <w:unhideWhenUsed/>
    <w:rsid w:val="00454EEF"/>
    <w:rPr>
      <w:color w:val="954F72" w:themeColor="followedHyperlink"/>
      <w:u w:val="single"/>
    </w:rPr>
  </w:style>
  <w:style w:type="character" w:styleId="FootnoteReference">
    <w:name w:val="footnote reference"/>
    <w:basedOn w:val="DefaultParagraphFont"/>
    <w:semiHidden/>
    <w:unhideWhenUsed/>
    <w:rsid w:val="00454EEF"/>
    <w:rPr>
      <w:vertAlign w:val="superscript"/>
    </w:rPr>
  </w:style>
  <w:style w:type="paragraph" w:styleId="FootnoteText">
    <w:name w:val="footnote text"/>
    <w:basedOn w:val="Normal"/>
    <w:link w:val="FootnoteTextChar"/>
    <w:semiHidden/>
    <w:unhideWhenUsed/>
    <w:rsid w:val="00454EEF"/>
    <w:pPr>
      <w:spacing w:line="240" w:lineRule="auto"/>
    </w:pPr>
    <w:rPr>
      <w:sz w:val="20"/>
      <w:szCs w:val="20"/>
    </w:rPr>
  </w:style>
  <w:style w:type="character" w:customStyle="1" w:styleId="FootnoteTextChar">
    <w:name w:val="Footnote Text Char"/>
    <w:basedOn w:val="DefaultParagraphFont"/>
    <w:link w:val="FootnoteText"/>
    <w:semiHidden/>
    <w:rsid w:val="00454EEF"/>
    <w:rPr>
      <w:rFonts w:ascii="Georgia" w:hAnsi="Georgia"/>
      <w:sz w:val="20"/>
      <w:szCs w:val="20"/>
      <w:lang w:val="en-GB"/>
    </w:rPr>
  </w:style>
  <w:style w:type="character" w:styleId="HTMLAcronym">
    <w:name w:val="HTML Acronym"/>
    <w:basedOn w:val="DefaultParagraphFont"/>
    <w:semiHidden/>
    <w:unhideWhenUsed/>
    <w:rsid w:val="00454EEF"/>
  </w:style>
  <w:style w:type="character" w:styleId="HTMLCite">
    <w:name w:val="HTML Cite"/>
    <w:basedOn w:val="DefaultParagraphFont"/>
    <w:semiHidden/>
    <w:unhideWhenUsed/>
    <w:rsid w:val="00454EEF"/>
    <w:rPr>
      <w:i/>
      <w:iCs/>
    </w:rPr>
  </w:style>
  <w:style w:type="character" w:styleId="HTMLCode">
    <w:name w:val="HTML Code"/>
    <w:basedOn w:val="DefaultParagraphFont"/>
    <w:semiHidden/>
    <w:unhideWhenUsed/>
    <w:rsid w:val="00454EEF"/>
    <w:rPr>
      <w:rFonts w:ascii="Consolas" w:hAnsi="Consolas" w:cs="Consolas"/>
      <w:sz w:val="20"/>
      <w:szCs w:val="20"/>
    </w:rPr>
  </w:style>
  <w:style w:type="character" w:styleId="HTMLDefinition">
    <w:name w:val="HTML Definition"/>
    <w:basedOn w:val="DefaultParagraphFont"/>
    <w:semiHidden/>
    <w:unhideWhenUsed/>
    <w:rsid w:val="00454EEF"/>
    <w:rPr>
      <w:i/>
      <w:iCs/>
    </w:rPr>
  </w:style>
  <w:style w:type="character" w:styleId="HTMLKeyboard">
    <w:name w:val="HTML Keyboard"/>
    <w:basedOn w:val="DefaultParagraphFont"/>
    <w:semiHidden/>
    <w:unhideWhenUsed/>
    <w:rsid w:val="00454EEF"/>
    <w:rPr>
      <w:rFonts w:ascii="Consolas" w:hAnsi="Consolas" w:cs="Consolas"/>
      <w:sz w:val="20"/>
      <w:szCs w:val="20"/>
    </w:rPr>
  </w:style>
  <w:style w:type="paragraph" w:styleId="HTMLPreformatted">
    <w:name w:val="HTML Preformatted"/>
    <w:basedOn w:val="Normal"/>
    <w:link w:val="HTMLPreformattedChar"/>
    <w:semiHidden/>
    <w:unhideWhenUsed/>
    <w:rsid w:val="00454EEF"/>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454EEF"/>
    <w:rPr>
      <w:rFonts w:ascii="Consolas" w:hAnsi="Consolas" w:cs="Consolas"/>
      <w:sz w:val="20"/>
      <w:szCs w:val="20"/>
      <w:lang w:val="en-GB"/>
    </w:rPr>
  </w:style>
  <w:style w:type="character" w:styleId="HTMLSample">
    <w:name w:val="HTML Sample"/>
    <w:basedOn w:val="DefaultParagraphFont"/>
    <w:semiHidden/>
    <w:unhideWhenUsed/>
    <w:rsid w:val="00454EEF"/>
    <w:rPr>
      <w:rFonts w:ascii="Consolas" w:hAnsi="Consolas" w:cs="Consolas"/>
      <w:sz w:val="24"/>
      <w:szCs w:val="24"/>
    </w:rPr>
  </w:style>
  <w:style w:type="character" w:styleId="HTMLTypewriter">
    <w:name w:val="HTML Typewriter"/>
    <w:basedOn w:val="DefaultParagraphFont"/>
    <w:semiHidden/>
    <w:unhideWhenUsed/>
    <w:rsid w:val="00454EEF"/>
    <w:rPr>
      <w:rFonts w:ascii="Consolas" w:hAnsi="Consolas" w:cs="Consolas"/>
      <w:sz w:val="20"/>
      <w:szCs w:val="20"/>
    </w:rPr>
  </w:style>
  <w:style w:type="character" w:styleId="HTMLVariable">
    <w:name w:val="HTML Variable"/>
    <w:basedOn w:val="DefaultParagraphFont"/>
    <w:semiHidden/>
    <w:unhideWhenUsed/>
    <w:rsid w:val="00454EEF"/>
    <w:rPr>
      <w:i/>
      <w:iCs/>
    </w:rPr>
  </w:style>
  <w:style w:type="paragraph" w:styleId="Index1">
    <w:name w:val="index 1"/>
    <w:basedOn w:val="Normal"/>
    <w:next w:val="Normal"/>
    <w:autoRedefine/>
    <w:semiHidden/>
    <w:unhideWhenUsed/>
    <w:rsid w:val="00454EEF"/>
    <w:pPr>
      <w:spacing w:line="240" w:lineRule="auto"/>
      <w:ind w:left="240" w:hanging="240"/>
    </w:pPr>
  </w:style>
  <w:style w:type="paragraph" w:styleId="Index2">
    <w:name w:val="index 2"/>
    <w:basedOn w:val="Normal"/>
    <w:next w:val="Normal"/>
    <w:autoRedefine/>
    <w:semiHidden/>
    <w:unhideWhenUsed/>
    <w:rsid w:val="00454EEF"/>
    <w:pPr>
      <w:spacing w:line="240" w:lineRule="auto"/>
      <w:ind w:left="480" w:hanging="240"/>
    </w:pPr>
  </w:style>
  <w:style w:type="paragraph" w:styleId="Index3">
    <w:name w:val="index 3"/>
    <w:basedOn w:val="Normal"/>
    <w:next w:val="Normal"/>
    <w:autoRedefine/>
    <w:semiHidden/>
    <w:unhideWhenUsed/>
    <w:rsid w:val="00454EEF"/>
    <w:pPr>
      <w:spacing w:line="240" w:lineRule="auto"/>
      <w:ind w:left="720" w:hanging="240"/>
    </w:pPr>
  </w:style>
  <w:style w:type="paragraph" w:styleId="Index4">
    <w:name w:val="index 4"/>
    <w:basedOn w:val="Normal"/>
    <w:next w:val="Normal"/>
    <w:autoRedefine/>
    <w:semiHidden/>
    <w:unhideWhenUsed/>
    <w:rsid w:val="00454EEF"/>
    <w:pPr>
      <w:spacing w:line="240" w:lineRule="auto"/>
      <w:ind w:left="960" w:hanging="240"/>
    </w:pPr>
  </w:style>
  <w:style w:type="paragraph" w:styleId="Index5">
    <w:name w:val="index 5"/>
    <w:basedOn w:val="Normal"/>
    <w:next w:val="Normal"/>
    <w:autoRedefine/>
    <w:semiHidden/>
    <w:unhideWhenUsed/>
    <w:rsid w:val="00454EEF"/>
    <w:pPr>
      <w:spacing w:line="240" w:lineRule="auto"/>
      <w:ind w:left="1200" w:hanging="240"/>
    </w:pPr>
  </w:style>
  <w:style w:type="paragraph" w:styleId="Index6">
    <w:name w:val="index 6"/>
    <w:basedOn w:val="Normal"/>
    <w:next w:val="Normal"/>
    <w:autoRedefine/>
    <w:semiHidden/>
    <w:unhideWhenUsed/>
    <w:rsid w:val="00454EEF"/>
    <w:pPr>
      <w:spacing w:line="240" w:lineRule="auto"/>
      <w:ind w:left="1440" w:hanging="240"/>
    </w:pPr>
  </w:style>
  <w:style w:type="paragraph" w:styleId="Index7">
    <w:name w:val="index 7"/>
    <w:basedOn w:val="Normal"/>
    <w:next w:val="Normal"/>
    <w:autoRedefine/>
    <w:semiHidden/>
    <w:unhideWhenUsed/>
    <w:rsid w:val="00454EEF"/>
    <w:pPr>
      <w:spacing w:line="240" w:lineRule="auto"/>
      <w:ind w:left="1680" w:hanging="240"/>
    </w:pPr>
  </w:style>
  <w:style w:type="paragraph" w:styleId="Index8">
    <w:name w:val="index 8"/>
    <w:basedOn w:val="Normal"/>
    <w:next w:val="Normal"/>
    <w:autoRedefine/>
    <w:semiHidden/>
    <w:unhideWhenUsed/>
    <w:rsid w:val="00454EEF"/>
    <w:pPr>
      <w:spacing w:line="240" w:lineRule="auto"/>
      <w:ind w:left="1920" w:hanging="240"/>
    </w:pPr>
  </w:style>
  <w:style w:type="paragraph" w:styleId="Index9">
    <w:name w:val="index 9"/>
    <w:basedOn w:val="Normal"/>
    <w:next w:val="Normal"/>
    <w:autoRedefine/>
    <w:semiHidden/>
    <w:unhideWhenUsed/>
    <w:rsid w:val="00454EEF"/>
    <w:pPr>
      <w:spacing w:line="240" w:lineRule="auto"/>
      <w:ind w:left="2160" w:hanging="240"/>
    </w:pPr>
  </w:style>
  <w:style w:type="paragraph" w:styleId="IndexHeading">
    <w:name w:val="index heading"/>
    <w:basedOn w:val="Normal"/>
    <w:next w:val="Index1"/>
    <w:semiHidden/>
    <w:unhideWhenUsed/>
    <w:rsid w:val="00454EEF"/>
    <w:rPr>
      <w:rFonts w:asciiTheme="majorHAnsi" w:eastAsiaTheme="majorEastAsia" w:hAnsiTheme="majorHAnsi" w:cstheme="majorBidi"/>
      <w:b/>
      <w:bCs/>
    </w:rPr>
  </w:style>
  <w:style w:type="character" w:styleId="IntenseEmphasis">
    <w:name w:val="Intense Emphasis"/>
    <w:basedOn w:val="DefaultParagraphFont"/>
    <w:uiPriority w:val="21"/>
    <w:qFormat/>
    <w:rsid w:val="00454EEF"/>
    <w:rPr>
      <w:b/>
      <w:bCs/>
      <w:i/>
      <w:iCs/>
      <w:color w:val="4472C4" w:themeColor="accent1"/>
    </w:rPr>
  </w:style>
  <w:style w:type="paragraph" w:styleId="IntenseQuote">
    <w:name w:val="Intense Quote"/>
    <w:basedOn w:val="Normal"/>
    <w:next w:val="Normal"/>
    <w:link w:val="IntenseQuoteChar"/>
    <w:uiPriority w:val="30"/>
    <w:qFormat/>
    <w:rsid w:val="00454EE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54EEF"/>
    <w:rPr>
      <w:rFonts w:ascii="Georgia" w:hAnsi="Georgia"/>
      <w:b/>
      <w:bCs/>
      <w:i/>
      <w:iCs/>
      <w:color w:val="4472C4" w:themeColor="accent1"/>
      <w:sz w:val="24"/>
      <w:szCs w:val="24"/>
      <w:lang w:val="en-GB"/>
    </w:rPr>
  </w:style>
  <w:style w:type="character" w:styleId="IntenseReference">
    <w:name w:val="Intense Reference"/>
    <w:basedOn w:val="DefaultParagraphFont"/>
    <w:uiPriority w:val="32"/>
    <w:qFormat/>
    <w:rsid w:val="00454EEF"/>
    <w:rPr>
      <w:b/>
      <w:bCs/>
      <w:smallCaps/>
      <w:color w:val="ED7D31" w:themeColor="accent2"/>
      <w:spacing w:val="5"/>
      <w:u w:val="single"/>
    </w:rPr>
  </w:style>
  <w:style w:type="table" w:customStyle="1" w:styleId="Lighttable">
    <w:name w:val="Light table"/>
    <w:basedOn w:val="TableNormal"/>
    <w:uiPriority w:val="99"/>
    <w:rsid w:val="00454EEF"/>
    <w:pPr>
      <w:spacing w:after="0" w:line="240" w:lineRule="auto"/>
    </w:pPr>
    <w:rPr>
      <w:rFonts w:ascii="Georgia" w:hAnsi="Georgia"/>
      <w:sz w:val="24"/>
      <w:szCs w:val="24"/>
      <w:lang w:val="nl-NL"/>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454EEF"/>
  </w:style>
  <w:style w:type="paragraph" w:styleId="List">
    <w:name w:val="List"/>
    <w:basedOn w:val="Normal"/>
    <w:semiHidden/>
    <w:unhideWhenUsed/>
    <w:rsid w:val="00454EEF"/>
    <w:pPr>
      <w:ind w:left="283" w:hanging="283"/>
      <w:contextualSpacing/>
    </w:pPr>
  </w:style>
  <w:style w:type="paragraph" w:styleId="List2">
    <w:name w:val="List 2"/>
    <w:basedOn w:val="Normal"/>
    <w:semiHidden/>
    <w:unhideWhenUsed/>
    <w:rsid w:val="00454EEF"/>
    <w:pPr>
      <w:ind w:left="566" w:hanging="283"/>
      <w:contextualSpacing/>
    </w:pPr>
  </w:style>
  <w:style w:type="paragraph" w:styleId="List3">
    <w:name w:val="List 3"/>
    <w:basedOn w:val="Normal"/>
    <w:semiHidden/>
    <w:unhideWhenUsed/>
    <w:rsid w:val="00454EEF"/>
    <w:pPr>
      <w:ind w:left="849" w:hanging="283"/>
      <w:contextualSpacing/>
    </w:pPr>
  </w:style>
  <w:style w:type="paragraph" w:styleId="List4">
    <w:name w:val="List 4"/>
    <w:basedOn w:val="Normal"/>
    <w:semiHidden/>
    <w:rsid w:val="00454EEF"/>
    <w:pPr>
      <w:ind w:left="1132" w:hanging="283"/>
      <w:contextualSpacing/>
    </w:pPr>
  </w:style>
  <w:style w:type="paragraph" w:styleId="List5">
    <w:name w:val="List 5"/>
    <w:basedOn w:val="Normal"/>
    <w:semiHidden/>
    <w:rsid w:val="00454EEF"/>
    <w:pPr>
      <w:ind w:left="1415" w:hanging="283"/>
      <w:contextualSpacing/>
    </w:pPr>
  </w:style>
  <w:style w:type="paragraph" w:styleId="ListBullet">
    <w:name w:val="List Bullet"/>
    <w:basedOn w:val="Normal"/>
    <w:semiHidden/>
    <w:unhideWhenUsed/>
    <w:rsid w:val="00454EEF"/>
    <w:pPr>
      <w:tabs>
        <w:tab w:val="num" w:pos="360"/>
      </w:tabs>
      <w:ind w:left="360" w:hanging="360"/>
      <w:contextualSpacing/>
    </w:pPr>
  </w:style>
  <w:style w:type="paragraph" w:styleId="ListBullet2">
    <w:name w:val="List Bullet 2"/>
    <w:basedOn w:val="Normal"/>
    <w:semiHidden/>
    <w:unhideWhenUsed/>
    <w:rsid w:val="00454EEF"/>
    <w:pPr>
      <w:tabs>
        <w:tab w:val="num" w:pos="720"/>
      </w:tabs>
      <w:ind w:left="720" w:hanging="360"/>
      <w:contextualSpacing/>
    </w:pPr>
  </w:style>
  <w:style w:type="paragraph" w:styleId="ListBullet3">
    <w:name w:val="List Bullet 3"/>
    <w:basedOn w:val="Normal"/>
    <w:semiHidden/>
    <w:unhideWhenUsed/>
    <w:rsid w:val="00454EEF"/>
    <w:pPr>
      <w:tabs>
        <w:tab w:val="num" w:pos="1080"/>
      </w:tabs>
      <w:ind w:left="1080" w:hanging="360"/>
      <w:contextualSpacing/>
    </w:pPr>
  </w:style>
  <w:style w:type="paragraph" w:styleId="ListBullet4">
    <w:name w:val="List Bullet 4"/>
    <w:basedOn w:val="Normal"/>
    <w:semiHidden/>
    <w:unhideWhenUsed/>
    <w:rsid w:val="00454EEF"/>
    <w:pPr>
      <w:tabs>
        <w:tab w:val="num" w:pos="1440"/>
      </w:tabs>
      <w:ind w:left="1440" w:hanging="360"/>
      <w:contextualSpacing/>
    </w:pPr>
  </w:style>
  <w:style w:type="paragraph" w:styleId="ListBullet5">
    <w:name w:val="List Bullet 5"/>
    <w:basedOn w:val="Normal"/>
    <w:semiHidden/>
    <w:unhideWhenUsed/>
    <w:rsid w:val="00454EEF"/>
    <w:pPr>
      <w:tabs>
        <w:tab w:val="num" w:pos="1800"/>
      </w:tabs>
      <w:ind w:left="1800" w:hanging="360"/>
      <w:contextualSpacing/>
    </w:pPr>
  </w:style>
  <w:style w:type="paragraph" w:styleId="ListContinue">
    <w:name w:val="List Continue"/>
    <w:basedOn w:val="Normal"/>
    <w:semiHidden/>
    <w:unhideWhenUsed/>
    <w:rsid w:val="00454EEF"/>
    <w:pPr>
      <w:spacing w:after="120"/>
      <w:ind w:left="283"/>
      <w:contextualSpacing/>
    </w:pPr>
  </w:style>
  <w:style w:type="paragraph" w:styleId="ListContinue2">
    <w:name w:val="List Continue 2"/>
    <w:basedOn w:val="Normal"/>
    <w:semiHidden/>
    <w:unhideWhenUsed/>
    <w:rsid w:val="00454EEF"/>
    <w:pPr>
      <w:spacing w:after="120"/>
      <w:ind w:left="566"/>
      <w:contextualSpacing/>
    </w:pPr>
  </w:style>
  <w:style w:type="paragraph" w:styleId="ListContinue3">
    <w:name w:val="List Continue 3"/>
    <w:basedOn w:val="Normal"/>
    <w:semiHidden/>
    <w:unhideWhenUsed/>
    <w:rsid w:val="00454EEF"/>
    <w:pPr>
      <w:spacing w:after="120"/>
      <w:ind w:left="849"/>
      <w:contextualSpacing/>
    </w:pPr>
  </w:style>
  <w:style w:type="paragraph" w:styleId="ListContinue4">
    <w:name w:val="List Continue 4"/>
    <w:basedOn w:val="Normal"/>
    <w:semiHidden/>
    <w:unhideWhenUsed/>
    <w:rsid w:val="00454EEF"/>
    <w:pPr>
      <w:spacing w:after="120"/>
      <w:ind w:left="1132"/>
      <w:contextualSpacing/>
    </w:pPr>
  </w:style>
  <w:style w:type="paragraph" w:styleId="ListContinue5">
    <w:name w:val="List Continue 5"/>
    <w:basedOn w:val="Normal"/>
    <w:semiHidden/>
    <w:unhideWhenUsed/>
    <w:rsid w:val="00454EEF"/>
    <w:pPr>
      <w:spacing w:after="120"/>
      <w:ind w:left="1415"/>
      <w:contextualSpacing/>
    </w:pPr>
  </w:style>
  <w:style w:type="paragraph" w:styleId="ListNumber">
    <w:name w:val="List Number"/>
    <w:basedOn w:val="Normal"/>
    <w:semiHidden/>
    <w:rsid w:val="00454EEF"/>
    <w:pPr>
      <w:tabs>
        <w:tab w:val="num" w:pos="360"/>
      </w:tabs>
      <w:ind w:left="360" w:hanging="360"/>
      <w:contextualSpacing/>
    </w:pPr>
  </w:style>
  <w:style w:type="paragraph" w:styleId="ListNumber2">
    <w:name w:val="List Number 2"/>
    <w:basedOn w:val="Normal"/>
    <w:semiHidden/>
    <w:unhideWhenUsed/>
    <w:rsid w:val="00454EEF"/>
    <w:pPr>
      <w:tabs>
        <w:tab w:val="num" w:pos="720"/>
      </w:tabs>
      <w:ind w:left="720" w:hanging="360"/>
      <w:contextualSpacing/>
    </w:pPr>
  </w:style>
  <w:style w:type="paragraph" w:styleId="ListNumber3">
    <w:name w:val="List Number 3"/>
    <w:basedOn w:val="Normal"/>
    <w:semiHidden/>
    <w:unhideWhenUsed/>
    <w:rsid w:val="00454EEF"/>
    <w:pPr>
      <w:tabs>
        <w:tab w:val="num" w:pos="1080"/>
      </w:tabs>
      <w:ind w:left="1080" w:hanging="360"/>
      <w:contextualSpacing/>
    </w:pPr>
  </w:style>
  <w:style w:type="paragraph" w:styleId="ListNumber4">
    <w:name w:val="List Number 4"/>
    <w:basedOn w:val="Normal"/>
    <w:semiHidden/>
    <w:unhideWhenUsed/>
    <w:rsid w:val="00454EEF"/>
    <w:pPr>
      <w:tabs>
        <w:tab w:val="num" w:pos="1440"/>
      </w:tabs>
      <w:ind w:left="1440" w:hanging="360"/>
      <w:contextualSpacing/>
    </w:pPr>
  </w:style>
  <w:style w:type="paragraph" w:styleId="ListNumber5">
    <w:name w:val="List Number 5"/>
    <w:basedOn w:val="Normal"/>
    <w:semiHidden/>
    <w:unhideWhenUsed/>
    <w:rsid w:val="00454EEF"/>
    <w:pPr>
      <w:tabs>
        <w:tab w:val="num" w:pos="1800"/>
      </w:tabs>
      <w:ind w:left="1800" w:hanging="360"/>
      <w:contextualSpacing/>
    </w:pPr>
  </w:style>
  <w:style w:type="paragraph" w:styleId="MacroText">
    <w:name w:val="macro"/>
    <w:link w:val="MacroTextChar"/>
    <w:semiHidden/>
    <w:unhideWhenUsed/>
    <w:rsid w:val="00454EEF"/>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lang w:val="nl-NL"/>
    </w:rPr>
  </w:style>
  <w:style w:type="character" w:customStyle="1" w:styleId="MacroTextChar">
    <w:name w:val="Macro Text Char"/>
    <w:basedOn w:val="DefaultParagraphFont"/>
    <w:link w:val="MacroText"/>
    <w:semiHidden/>
    <w:rsid w:val="00454EEF"/>
    <w:rPr>
      <w:rFonts w:ascii="Consolas" w:hAnsi="Consolas" w:cs="Consolas"/>
      <w:sz w:val="24"/>
      <w:szCs w:val="24"/>
      <w:lang w:val="nl-NL"/>
    </w:rPr>
  </w:style>
  <w:style w:type="paragraph" w:styleId="MessageHeader">
    <w:name w:val="Message Header"/>
    <w:basedOn w:val="Normal"/>
    <w:link w:val="MessageHeaderChar"/>
    <w:semiHidden/>
    <w:unhideWhenUsed/>
    <w:rsid w:val="00454EE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454EEF"/>
    <w:rPr>
      <w:rFonts w:asciiTheme="majorHAnsi" w:eastAsiaTheme="majorEastAsia" w:hAnsiTheme="majorHAnsi" w:cstheme="majorBidi"/>
      <w:sz w:val="24"/>
      <w:szCs w:val="24"/>
      <w:shd w:val="pct20" w:color="auto" w:fill="auto"/>
      <w:lang w:val="en-GB"/>
    </w:rPr>
  </w:style>
  <w:style w:type="table" w:customStyle="1" w:styleId="NogridTable">
    <w:name w:val="No grid Table"/>
    <w:basedOn w:val="TableNormal"/>
    <w:uiPriority w:val="99"/>
    <w:rsid w:val="00454EEF"/>
    <w:pPr>
      <w:spacing w:after="0" w:line="240" w:lineRule="atLeast"/>
    </w:pPr>
    <w:rPr>
      <w:rFonts w:ascii="Georgia" w:hAnsi="Georgia"/>
      <w:sz w:val="24"/>
      <w:szCs w:val="24"/>
      <w:lang w:val="nl-NL"/>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styleId="NoSpacing">
    <w:name w:val="No Spacing"/>
    <w:uiPriority w:val="1"/>
    <w:qFormat/>
    <w:rsid w:val="00454EEF"/>
    <w:pPr>
      <w:spacing w:after="0" w:line="240" w:lineRule="atLeast"/>
    </w:pPr>
    <w:rPr>
      <w:rFonts w:ascii="Georgia" w:hAnsi="Georgia"/>
      <w:sz w:val="24"/>
      <w:szCs w:val="24"/>
      <w:lang w:val="nl-NL"/>
    </w:rPr>
  </w:style>
  <w:style w:type="paragraph" w:customStyle="1" w:styleId="NoSpell">
    <w:name w:val="No Spell"/>
    <w:basedOn w:val="DataLabel"/>
    <w:link w:val="NoSpellChar"/>
    <w:uiPriority w:val="19"/>
    <w:qFormat/>
    <w:rsid w:val="00454EEF"/>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454EEF"/>
    <w:rPr>
      <w:rFonts w:ascii="Georgia" w:eastAsia="Times New Roman" w:hAnsi="Georgia" w:cs="Georgia"/>
      <w:b w:val="0"/>
      <w:noProof/>
      <w:color w:val="211E1E"/>
      <w:sz w:val="18"/>
      <w:szCs w:val="18"/>
      <w:lang w:val="en-GB" w:eastAsia="it-IT"/>
    </w:rPr>
  </w:style>
  <w:style w:type="paragraph" w:styleId="NormalWeb">
    <w:name w:val="Normal (Web)"/>
    <w:basedOn w:val="Normal"/>
    <w:semiHidden/>
    <w:unhideWhenUsed/>
    <w:rsid w:val="00454EEF"/>
    <w:rPr>
      <w:rFonts w:ascii="Times New Roman" w:hAnsi="Times New Roman"/>
    </w:rPr>
  </w:style>
  <w:style w:type="paragraph" w:styleId="NormalIndent">
    <w:name w:val="Normal Indent"/>
    <w:basedOn w:val="Normal"/>
    <w:semiHidden/>
    <w:unhideWhenUsed/>
    <w:rsid w:val="00454EEF"/>
    <w:pPr>
      <w:ind w:left="708"/>
    </w:pPr>
  </w:style>
  <w:style w:type="paragraph" w:styleId="NoteHeading">
    <w:name w:val="Note Heading"/>
    <w:basedOn w:val="Normal"/>
    <w:next w:val="Normal"/>
    <w:link w:val="NoteHeadingChar"/>
    <w:semiHidden/>
    <w:unhideWhenUsed/>
    <w:rsid w:val="00454EEF"/>
    <w:pPr>
      <w:spacing w:line="240" w:lineRule="auto"/>
    </w:pPr>
  </w:style>
  <w:style w:type="character" w:customStyle="1" w:styleId="NoteHeadingChar">
    <w:name w:val="Note Heading Char"/>
    <w:basedOn w:val="DefaultParagraphFont"/>
    <w:link w:val="NoteHeading"/>
    <w:semiHidden/>
    <w:rsid w:val="00454EEF"/>
    <w:rPr>
      <w:rFonts w:ascii="Georgia" w:hAnsi="Georgia"/>
      <w:sz w:val="24"/>
      <w:szCs w:val="24"/>
      <w:lang w:val="en-GB"/>
    </w:rPr>
  </w:style>
  <w:style w:type="paragraph" w:styleId="PlainText">
    <w:name w:val="Plain Text"/>
    <w:basedOn w:val="Normal"/>
    <w:link w:val="PlainTextChar"/>
    <w:semiHidden/>
    <w:unhideWhenUsed/>
    <w:rsid w:val="00454EEF"/>
    <w:pPr>
      <w:spacing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454EEF"/>
    <w:rPr>
      <w:rFonts w:ascii="Consolas" w:hAnsi="Consolas" w:cs="Consolas"/>
      <w:sz w:val="21"/>
      <w:szCs w:val="21"/>
      <w:lang w:val="en-GB"/>
    </w:rPr>
  </w:style>
  <w:style w:type="paragraph" w:styleId="Quote">
    <w:name w:val="Quote"/>
    <w:basedOn w:val="Normal"/>
    <w:next w:val="Normal"/>
    <w:link w:val="QuoteChar"/>
    <w:uiPriority w:val="29"/>
    <w:qFormat/>
    <w:rsid w:val="00454EEF"/>
    <w:rPr>
      <w:i/>
      <w:iCs/>
      <w:color w:val="000000" w:themeColor="text1"/>
    </w:rPr>
  </w:style>
  <w:style w:type="character" w:customStyle="1" w:styleId="QuoteChar">
    <w:name w:val="Quote Char"/>
    <w:basedOn w:val="DefaultParagraphFont"/>
    <w:link w:val="Quote"/>
    <w:uiPriority w:val="29"/>
    <w:rsid w:val="00454EEF"/>
    <w:rPr>
      <w:rFonts w:ascii="Georgia" w:hAnsi="Georgia"/>
      <w:i/>
      <w:iCs/>
      <w:color w:val="000000" w:themeColor="text1"/>
      <w:sz w:val="24"/>
      <w:szCs w:val="24"/>
      <w:lang w:val="en-GB"/>
    </w:rPr>
  </w:style>
  <w:style w:type="paragraph" w:styleId="Salutation">
    <w:name w:val="Salutation"/>
    <w:basedOn w:val="Normal"/>
    <w:next w:val="Normal"/>
    <w:link w:val="SalutationChar"/>
    <w:semiHidden/>
    <w:rsid w:val="00454EEF"/>
  </w:style>
  <w:style w:type="character" w:customStyle="1" w:styleId="SalutationChar">
    <w:name w:val="Salutation Char"/>
    <w:basedOn w:val="DefaultParagraphFont"/>
    <w:link w:val="Salutation"/>
    <w:semiHidden/>
    <w:rsid w:val="00454EEF"/>
    <w:rPr>
      <w:rFonts w:ascii="Georgia" w:hAnsi="Georgia"/>
      <w:sz w:val="24"/>
      <w:szCs w:val="24"/>
      <w:lang w:val="en-GB"/>
    </w:rPr>
  </w:style>
  <w:style w:type="paragraph" w:styleId="Signature">
    <w:name w:val="Signature"/>
    <w:basedOn w:val="Normal"/>
    <w:link w:val="SignatureChar"/>
    <w:semiHidden/>
    <w:unhideWhenUsed/>
    <w:rsid w:val="00454EEF"/>
    <w:pPr>
      <w:spacing w:line="240" w:lineRule="auto"/>
      <w:ind w:left="4252"/>
    </w:pPr>
  </w:style>
  <w:style w:type="character" w:customStyle="1" w:styleId="SignatureChar">
    <w:name w:val="Signature Char"/>
    <w:basedOn w:val="DefaultParagraphFont"/>
    <w:link w:val="Signature"/>
    <w:semiHidden/>
    <w:rsid w:val="00454EEF"/>
    <w:rPr>
      <w:rFonts w:ascii="Georgia" w:hAnsi="Georgia"/>
      <w:sz w:val="24"/>
      <w:szCs w:val="24"/>
      <w:lang w:val="en-GB"/>
    </w:rPr>
  </w:style>
  <w:style w:type="character" w:styleId="Strong">
    <w:name w:val="Strong"/>
    <w:basedOn w:val="DefaultParagraphFont"/>
    <w:qFormat/>
    <w:rsid w:val="00454EEF"/>
    <w:rPr>
      <w:b/>
      <w:bCs/>
    </w:rPr>
  </w:style>
  <w:style w:type="paragraph" w:customStyle="1" w:styleId="Subheading">
    <w:name w:val="Subheading"/>
    <w:basedOn w:val="Normal"/>
    <w:uiPriority w:val="9"/>
    <w:qFormat/>
    <w:rsid w:val="00454EEF"/>
    <w:rPr>
      <w:rFonts w:cs="Arial"/>
      <w:u w:val="single"/>
    </w:rPr>
  </w:style>
  <w:style w:type="paragraph" w:styleId="Subtitle">
    <w:name w:val="Subtitle"/>
    <w:basedOn w:val="Normal"/>
    <w:next w:val="Normal"/>
    <w:link w:val="SubtitleChar"/>
    <w:qFormat/>
    <w:rsid w:val="00454EEF"/>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rsid w:val="00454EEF"/>
    <w:rPr>
      <w:rFonts w:asciiTheme="majorHAnsi" w:eastAsiaTheme="majorEastAsia" w:hAnsiTheme="majorHAnsi" w:cstheme="majorBidi"/>
      <w:i/>
      <w:iCs/>
      <w:color w:val="4472C4" w:themeColor="accent1"/>
      <w:spacing w:val="15"/>
      <w:sz w:val="24"/>
      <w:szCs w:val="24"/>
      <w:lang w:val="en-GB"/>
    </w:rPr>
  </w:style>
  <w:style w:type="character" w:styleId="SubtleEmphasis">
    <w:name w:val="Subtle Emphasis"/>
    <w:basedOn w:val="DefaultParagraphFont"/>
    <w:uiPriority w:val="19"/>
    <w:qFormat/>
    <w:rsid w:val="00454EEF"/>
    <w:rPr>
      <w:i/>
      <w:iCs/>
      <w:color w:val="808080" w:themeColor="text1" w:themeTint="7F"/>
    </w:rPr>
  </w:style>
  <w:style w:type="character" w:styleId="SubtleReference">
    <w:name w:val="Subtle Reference"/>
    <w:basedOn w:val="DefaultParagraphFont"/>
    <w:uiPriority w:val="31"/>
    <w:qFormat/>
    <w:rsid w:val="00454EEF"/>
    <w:rPr>
      <w:smallCaps/>
      <w:color w:val="ED7D31" w:themeColor="accent2"/>
      <w:u w:val="single"/>
    </w:rPr>
  </w:style>
  <w:style w:type="paragraph" w:styleId="TableofAuthorities">
    <w:name w:val="table of authorities"/>
    <w:basedOn w:val="Normal"/>
    <w:next w:val="Normal"/>
    <w:semiHidden/>
    <w:unhideWhenUsed/>
    <w:rsid w:val="00454EEF"/>
    <w:pPr>
      <w:ind w:left="240" w:hanging="240"/>
    </w:pPr>
  </w:style>
  <w:style w:type="paragraph" w:styleId="TOAHeading">
    <w:name w:val="toa heading"/>
    <w:basedOn w:val="Normal"/>
    <w:next w:val="Normal"/>
    <w:semiHidden/>
    <w:unhideWhenUsed/>
    <w:rsid w:val="00454EEF"/>
    <w:pPr>
      <w:spacing w:before="120"/>
    </w:pPr>
    <w:rPr>
      <w:rFonts w:asciiTheme="majorHAnsi" w:eastAsiaTheme="majorEastAsia" w:hAnsiTheme="majorHAnsi" w:cstheme="majorBidi"/>
      <w:b/>
      <w:bCs/>
    </w:rPr>
  </w:style>
  <w:style w:type="paragraph" w:styleId="TOC6">
    <w:name w:val="toc 6"/>
    <w:basedOn w:val="Normal"/>
    <w:next w:val="Normal"/>
    <w:autoRedefine/>
    <w:semiHidden/>
    <w:unhideWhenUsed/>
    <w:rsid w:val="00454EEF"/>
    <w:pPr>
      <w:spacing w:after="100"/>
      <w:ind w:left="1200"/>
    </w:pPr>
  </w:style>
  <w:style w:type="paragraph" w:styleId="TOC7">
    <w:name w:val="toc 7"/>
    <w:basedOn w:val="Normal"/>
    <w:next w:val="Normal"/>
    <w:autoRedefine/>
    <w:semiHidden/>
    <w:unhideWhenUsed/>
    <w:rsid w:val="00454EEF"/>
    <w:pPr>
      <w:spacing w:after="100"/>
      <w:ind w:left="1440"/>
    </w:pPr>
  </w:style>
  <w:style w:type="paragraph" w:styleId="TOC8">
    <w:name w:val="toc 8"/>
    <w:basedOn w:val="Normal"/>
    <w:next w:val="Normal"/>
    <w:autoRedefine/>
    <w:semiHidden/>
    <w:unhideWhenUsed/>
    <w:rsid w:val="00454EEF"/>
    <w:pPr>
      <w:spacing w:after="100"/>
      <w:ind w:left="1680"/>
    </w:pPr>
  </w:style>
  <w:style w:type="paragraph" w:styleId="TOC9">
    <w:name w:val="toc 9"/>
    <w:basedOn w:val="Normal"/>
    <w:next w:val="Normal"/>
    <w:autoRedefine/>
    <w:semiHidden/>
    <w:unhideWhenUsed/>
    <w:rsid w:val="00454EEF"/>
    <w:pPr>
      <w:spacing w:after="100"/>
      <w:ind w:left="1920"/>
    </w:pPr>
  </w:style>
  <w:style w:type="paragraph" w:styleId="Revision">
    <w:name w:val="Revision"/>
    <w:hidden/>
    <w:uiPriority w:val="99"/>
    <w:semiHidden/>
    <w:rsid w:val="00454EEF"/>
    <w:pPr>
      <w:spacing w:after="0" w:line="240" w:lineRule="auto"/>
    </w:pPr>
    <w:rPr>
      <w:rFonts w:ascii="Georgia" w:hAnsi="Georgia"/>
      <w:sz w:val="24"/>
      <w:szCs w:val="24"/>
      <w:lang w:val="en-GB"/>
    </w:rPr>
  </w:style>
  <w:style w:type="character" w:styleId="UnresolvedMention">
    <w:name w:val="Unresolved Mention"/>
    <w:basedOn w:val="DefaultParagraphFont"/>
    <w:uiPriority w:val="99"/>
    <w:semiHidden/>
    <w:unhideWhenUsed/>
    <w:rsid w:val="00454EEF"/>
    <w:rPr>
      <w:color w:val="605E5C"/>
      <w:shd w:val="clear" w:color="auto" w:fill="E1DFDD"/>
    </w:rPr>
  </w:style>
  <w:style w:type="character" w:customStyle="1" w:styleId="ui-provider">
    <w:name w:val="ui-provider"/>
    <w:basedOn w:val="DefaultParagraphFont"/>
    <w:rsid w:val="00454EEF"/>
  </w:style>
  <w:style w:type="paragraph" w:customStyle="1" w:styleId="Default">
    <w:name w:val="Default"/>
    <w:rsid w:val="00454EEF"/>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customStyle="1" w:styleId="ListParagraphChar">
    <w:name w:val="List Paragraph Char"/>
    <w:aliases w:val="CV-Style-Enumeration Char,LTP - List Char"/>
    <w:link w:val="ListParagraph"/>
    <w:uiPriority w:val="34"/>
    <w:qFormat/>
    <w:locked/>
    <w:rsid w:val="006A033C"/>
    <w:rPr>
      <w:rFonts w:ascii="Georgia" w:hAnsi="Georgi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2700">
      <w:bodyDiv w:val="1"/>
      <w:marLeft w:val="0"/>
      <w:marRight w:val="0"/>
      <w:marTop w:val="0"/>
      <w:marBottom w:val="0"/>
      <w:divBdr>
        <w:top w:val="none" w:sz="0" w:space="0" w:color="auto"/>
        <w:left w:val="none" w:sz="0" w:space="0" w:color="auto"/>
        <w:bottom w:val="none" w:sz="0" w:space="0" w:color="auto"/>
        <w:right w:val="none" w:sz="0" w:space="0" w:color="auto"/>
      </w:divBdr>
    </w:div>
    <w:div w:id="237790250">
      <w:bodyDiv w:val="1"/>
      <w:marLeft w:val="0"/>
      <w:marRight w:val="0"/>
      <w:marTop w:val="0"/>
      <w:marBottom w:val="0"/>
      <w:divBdr>
        <w:top w:val="none" w:sz="0" w:space="0" w:color="auto"/>
        <w:left w:val="none" w:sz="0" w:space="0" w:color="auto"/>
        <w:bottom w:val="none" w:sz="0" w:space="0" w:color="auto"/>
        <w:right w:val="none" w:sz="0" w:space="0" w:color="auto"/>
      </w:divBdr>
    </w:div>
    <w:div w:id="457604225">
      <w:bodyDiv w:val="1"/>
      <w:marLeft w:val="0"/>
      <w:marRight w:val="0"/>
      <w:marTop w:val="0"/>
      <w:marBottom w:val="0"/>
      <w:divBdr>
        <w:top w:val="none" w:sz="0" w:space="0" w:color="auto"/>
        <w:left w:val="none" w:sz="0" w:space="0" w:color="auto"/>
        <w:bottom w:val="none" w:sz="0" w:space="0" w:color="auto"/>
        <w:right w:val="none" w:sz="0" w:space="0" w:color="auto"/>
      </w:divBdr>
    </w:div>
    <w:div w:id="1130436588">
      <w:bodyDiv w:val="1"/>
      <w:marLeft w:val="0"/>
      <w:marRight w:val="0"/>
      <w:marTop w:val="0"/>
      <w:marBottom w:val="0"/>
      <w:divBdr>
        <w:top w:val="none" w:sz="0" w:space="0" w:color="auto"/>
        <w:left w:val="none" w:sz="0" w:space="0" w:color="auto"/>
        <w:bottom w:val="none" w:sz="0" w:space="0" w:color="auto"/>
        <w:right w:val="none" w:sz="0" w:space="0" w:color="auto"/>
      </w:divBdr>
    </w:div>
    <w:div w:id="1166164932">
      <w:bodyDiv w:val="1"/>
      <w:marLeft w:val="0"/>
      <w:marRight w:val="0"/>
      <w:marTop w:val="0"/>
      <w:marBottom w:val="0"/>
      <w:divBdr>
        <w:top w:val="none" w:sz="0" w:space="0" w:color="auto"/>
        <w:left w:val="none" w:sz="0" w:space="0" w:color="auto"/>
        <w:bottom w:val="none" w:sz="0" w:space="0" w:color="auto"/>
        <w:right w:val="none" w:sz="0" w:space="0" w:color="auto"/>
      </w:divBdr>
    </w:div>
    <w:div w:id="1478255090">
      <w:bodyDiv w:val="1"/>
      <w:marLeft w:val="0"/>
      <w:marRight w:val="0"/>
      <w:marTop w:val="0"/>
      <w:marBottom w:val="0"/>
      <w:divBdr>
        <w:top w:val="none" w:sz="0" w:space="0" w:color="auto"/>
        <w:left w:val="none" w:sz="0" w:space="0" w:color="auto"/>
        <w:bottom w:val="none" w:sz="0" w:space="0" w:color="auto"/>
        <w:right w:val="none" w:sz="0" w:space="0" w:color="auto"/>
      </w:divBdr>
    </w:div>
    <w:div w:id="1685521755">
      <w:bodyDiv w:val="1"/>
      <w:marLeft w:val="0"/>
      <w:marRight w:val="0"/>
      <w:marTop w:val="0"/>
      <w:marBottom w:val="0"/>
      <w:divBdr>
        <w:top w:val="none" w:sz="0" w:space="0" w:color="auto"/>
        <w:left w:val="none" w:sz="0" w:space="0" w:color="auto"/>
        <w:bottom w:val="none" w:sz="0" w:space="0" w:color="auto"/>
        <w:right w:val="none" w:sz="0" w:space="0" w:color="auto"/>
      </w:divBdr>
    </w:div>
    <w:div w:id="1763991106">
      <w:bodyDiv w:val="1"/>
      <w:marLeft w:val="0"/>
      <w:marRight w:val="0"/>
      <w:marTop w:val="0"/>
      <w:marBottom w:val="0"/>
      <w:divBdr>
        <w:top w:val="none" w:sz="0" w:space="0" w:color="auto"/>
        <w:left w:val="none" w:sz="0" w:space="0" w:color="auto"/>
        <w:bottom w:val="none" w:sz="0" w:space="0" w:color="auto"/>
        <w:right w:val="none" w:sz="0" w:space="0" w:color="auto"/>
      </w:divBdr>
    </w:div>
    <w:div w:id="19944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astar-emr.sso.esa.int/Account/DownloadFile" TargetMode="External"/><Relationship Id="rId18" Type="http://schemas.openxmlformats.org/officeDocument/2006/relationships/hyperlink" Target="https://esastar-publication.sso.esa.int/supportingDocumentation/details/46" TargetMode="External"/><Relationship Id="rId26" Type="http://schemas.openxmlformats.org/officeDocument/2006/relationships/hyperlink" Target="https://esastar-publication.sso.esa.int/supportingDocumentation/details/46" TargetMode="External"/><Relationship Id="rId3" Type="http://schemas.openxmlformats.org/officeDocument/2006/relationships/customXml" Target="../customXml/item3.xml"/><Relationship Id="rId21" Type="http://schemas.openxmlformats.org/officeDocument/2006/relationships/hyperlink" Target="https://esastar-publication.sso.esa.int/supportingDocumentation/details/46"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esastar-emr.sso.esa.int/" TargetMode="External"/><Relationship Id="rId17" Type="http://schemas.openxmlformats.org/officeDocument/2006/relationships/hyperlink" Target="https://www.esa.int/About_Us/Business_with_ESA/esa-star_open_for_business" TargetMode="External"/><Relationship Id="rId25" Type="http://schemas.openxmlformats.org/officeDocument/2006/relationships/hyperlink" Target="https://esastar-publication-ext.sso.esa.int/supportingDocumentation/details/16"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esa.int/About_Us/Business_with_ESA/How_to_do/esa-star_Registration_Process" TargetMode="External"/><Relationship Id="rId20" Type="http://schemas.openxmlformats.org/officeDocument/2006/relationships/hyperlink" Target="https://esastar-publication.sso.esa.int/supportingDocumentation/details/4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hyperlink" Target="https://esastar-publication.sso.esa.int/supportingDocumenta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sastar-em.sso.esa.int" TargetMode="External"/><Relationship Id="rId23" Type="http://schemas.openxmlformats.org/officeDocument/2006/relationships/hyperlink" Target="https://esastar-publication.sso.esa.int/supportingDocumentation/filter/all?s=ps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sastar-publication.sso.esa.int/supportingDocumentation/details/46"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sastar-emr.sso.esa.int/Account/DownloadFile" TargetMode="External"/><Relationship Id="rId22" Type="http://schemas.openxmlformats.org/officeDocument/2006/relationships/hyperlink" Target="https://esastar-publication.sso.esa.int/supportingDocumentation" TargetMode="External"/><Relationship Id="rId27" Type="http://schemas.openxmlformats.org/officeDocument/2006/relationships/hyperlink" Target="mailto:esait.Service.Desk@esa.int" TargetMode="External"/><Relationship Id="rId30" Type="http://schemas.openxmlformats.org/officeDocument/2006/relationships/header" Target="header2.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esastar-publication.sso.esa.int/supportingDocumentation/details/42" TargetMode="External"/><Relationship Id="rId3" Type="http://schemas.openxmlformats.org/officeDocument/2006/relationships/hyperlink" Target="https://esastar-publication.sso.esa.int/supportingDocumentation/details/42" TargetMode="External"/><Relationship Id="rId7" Type="http://schemas.openxmlformats.org/officeDocument/2006/relationships/hyperlink" Target="https://esastar-publication.sso.esa.int/supportingDocumentation/details/42" TargetMode="External"/><Relationship Id="rId2" Type="http://schemas.openxmlformats.org/officeDocument/2006/relationships/hyperlink" Target="https://esastar-publication.sso.esa.int/supportingDocumentation/details/42" TargetMode="External"/><Relationship Id="rId1" Type="http://schemas.openxmlformats.org/officeDocument/2006/relationships/hyperlink" Target="https://esastar-publication.sso.esa.int/supportingDocumentation/details/41" TargetMode="External"/><Relationship Id="rId6" Type="http://schemas.openxmlformats.org/officeDocument/2006/relationships/hyperlink" Target="https://esastar.sso.esa.int/" TargetMode="External"/><Relationship Id="rId11" Type="http://schemas.openxmlformats.org/officeDocument/2006/relationships/hyperlink" Target="https://esamultimedia.esa.int/docs/LEX-L/ESA_Principles_of_PDP_Rules_of_Procedure_for_DPSA_and_Policy.pdf" TargetMode="External"/><Relationship Id="rId5" Type="http://schemas.openxmlformats.org/officeDocument/2006/relationships/hyperlink" Target="https://doing-business.sso.esa.int/" TargetMode="External"/><Relationship Id="rId10" Type="http://schemas.openxmlformats.org/officeDocument/2006/relationships/hyperlink" Target="https://esastar-publication.sso.esa.int/supportingDocumentation" TargetMode="External"/><Relationship Id="rId4" Type="http://schemas.openxmlformats.org/officeDocument/2006/relationships/hyperlink" Target="http://www.esa.int/About_Us/Business_with_ESA/How_to_do/esa-star_Registration_Process" TargetMode="External"/><Relationship Id="rId9" Type="http://schemas.openxmlformats.org/officeDocument/2006/relationships/hyperlink" Target="https://esastar-publication.sso.esa.int/supportingDocumentation/details/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Tender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2.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3.xml><?xml version="1.0" encoding="utf-8"?>
<ds:datastoreItem xmlns:ds="http://schemas.openxmlformats.org/officeDocument/2006/customXml" ds:itemID="{0054B329-7DB5-4DB6-9793-B2A004C8299B}">
  <ds:schemaRefs>
    <ds:schemaRef ds:uri="http://purl.org/dc/terms/"/>
    <ds:schemaRef ds:uri="http://www.w3.org/XML/1998/namespace"/>
    <ds:schemaRef ds:uri="http://schemas.microsoft.com/sharepoint/v3"/>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B2153EEA-A191-401C-9025-BFBDCDA8D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36</TotalTime>
  <Pages>40</Pages>
  <Words>11496</Words>
  <Characters>65528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ESA TENDER CONDITIONS</vt:lpstr>
    </vt:vector>
  </TitlesOfParts>
  <Company/>
  <LinksUpToDate>false</LinksUpToDate>
  <CharactersWithSpaces>76871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 TENDER CONDITIONS</dc:title>
  <dc:subject/>
  <dc:creator>CIC-CM</dc:creator>
  <cp:keywords/>
  <dc:description/>
  <cp:lastModifiedBy>Hendriline Hertzog</cp:lastModifiedBy>
  <cp:revision>29</cp:revision>
  <dcterms:created xsi:type="dcterms:W3CDTF">2025-07-08T09:50:00Z</dcterms:created>
  <dcterms:modified xsi:type="dcterms:W3CDTF">2025-07-11T16:05:00Z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